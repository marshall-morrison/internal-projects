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May 9, 2024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Jun 28,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Jul 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Dec 28, 2024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Go Live Date: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43112080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614451531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2019417608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2090902268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  <w:listItem w:displayText="I don't know" w:value="I don't know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Greg Gomez: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VP of Strategic Finance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Brett: COO (Have not met, important but likely not end user)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Patty Nosal:</w:t>
      </w:r>
      <w:r w:rsidDel="00000000" w:rsidR="00000000" w:rsidRPr="00000000">
        <w:rPr>
          <w:sz w:val="20"/>
          <w:szCs w:val="20"/>
          <w:rtl w:val="0"/>
        </w:rPr>
        <w:t xml:space="preserve"> Billing POC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Diana Chen</w:t>
      </w:r>
      <w:r w:rsidDel="00000000" w:rsidR="00000000" w:rsidRPr="00000000">
        <w:rPr>
          <w:sz w:val="20"/>
          <w:szCs w:val="20"/>
          <w:rtl w:val="0"/>
        </w:rPr>
        <w:t xml:space="preserve">: Billing &amp; Collections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Kalkidan Tiruneh :Accounting &amp; QBO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Brianna: </w:t>
      </w:r>
      <w:r w:rsidDel="00000000" w:rsidR="00000000" w:rsidRPr="00000000">
        <w:rPr>
          <w:sz w:val="20"/>
          <w:szCs w:val="20"/>
          <w:rtl w:val="0"/>
        </w:rPr>
        <w:t xml:space="preserve">Contracts &amp; Sales 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David Energy is a power company that supplies the power grid, and also sells hardware/software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“Energy is complicated. That’s where we come in. We’re a vertically integrated electricity supplier powered by technology. We bring electricity supply, management, expertise, and demand response together to make your home or business more efficient and lower your electric bill.”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“There is a material portion of a business involves billing or basically involves A/R for hardware and software that we provide.” </w:t>
      </w:r>
      <w:r w:rsidDel="00000000" w:rsidR="00000000" w:rsidRPr="00000000">
        <w:rPr>
          <w:b w:val="1"/>
          <w:sz w:val="20"/>
          <w:szCs w:val="20"/>
          <w:rtl w:val="0"/>
        </w:rPr>
        <w:t xml:space="preserve">Tabs will be supporting this portion of the business.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“Most of our business is just A/R related to selling electricity, which we have a separate system that that we use (this involves like a ton of EDI with utilities).” </w:t>
      </w:r>
      <w:r w:rsidDel="00000000" w:rsidR="00000000" w:rsidRPr="00000000">
        <w:rPr>
          <w:b w:val="1"/>
          <w:sz w:val="20"/>
          <w:szCs w:val="20"/>
          <w:rtl w:val="0"/>
        </w:rPr>
        <w:t xml:space="preserve">Tabs will NOT be involved in this separate electricity related AR.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Today their processes are very, very manual, and we will be solving for a decent chunk of this. </w:t>
        <w:br w:type="textWrapping"/>
        <w:br w:type="textWrapping"/>
        <w:t xml:space="preserve">There is an opt out clause, the merchant is looking to successfully onboard and get Tabs up and running. If we can deliver on the promise of supporting their Hardware/software portion of their business, they will not exercise it.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1) What is Merchant Temperament? Good to work with and competent operators, have a wide array of team members working on a complicated problem with AR</w:t>
        <w:br w:type="textWrapping"/>
        <w:t xml:space="preserve">2) Is their key POC the buyer/decision maker? Greg and Brett were buyers/DMs, Greg will likely be overseeing the project, but reports to Brett. </w:t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3) What are the Tabs features the key POC care about?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Hardware/Software billing and separate electricity billing.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will be supporting hardware/software, but not electricity.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will need to scope during implementation exactly how they want us to handle this with their contracts in mind. </w:t>
      </w:r>
    </w:p>
    <w:p w:rsidR="00000000" w:rsidDel="00000000" w:rsidP="00000000" w:rsidRDefault="00000000" w:rsidRPr="00000000" w14:paraId="0000002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Context: </w:t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David Energy contracts are pretty complex. There are 4 separate confirmations (“confirms”) in a single contract: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Grid Service Confirm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Supply Confirm </w:t>
      </w:r>
      <w:r w:rsidDel="00000000" w:rsidR="00000000" w:rsidRPr="00000000">
        <w:rPr>
          <w:sz w:val="20"/>
          <w:szCs w:val="20"/>
          <w:rtl w:val="0"/>
        </w:rPr>
        <w:t xml:space="preserve">- this is related to the purchase of Electricity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Software Confirm</w:t>
      </w:r>
      <w:r w:rsidDel="00000000" w:rsidR="00000000" w:rsidRPr="00000000">
        <w:rPr>
          <w:sz w:val="20"/>
          <w:szCs w:val="20"/>
          <w:rtl w:val="0"/>
        </w:rPr>
        <w:t xml:space="preserve"> - this is related to the purchase of Software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Hardware Confirm</w:t>
      </w:r>
      <w:r w:rsidDel="00000000" w:rsidR="00000000" w:rsidRPr="00000000">
        <w:rPr>
          <w:sz w:val="20"/>
          <w:szCs w:val="20"/>
          <w:rtl w:val="0"/>
        </w:rPr>
        <w:t xml:space="preserve"> - this is related to the purchase of Hardware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/ sub-customer relationship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Each contract could have multiple sub-customers. Here is the example of multiple clients within the contracts.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example, there will be 4 sub-customers (Name + Address is the unique combination here)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sz w:val="20"/>
          <w:szCs w:val="20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30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Instructions for Processing: </w:t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Grid Service Confirm</w:t>
      </w:r>
    </w:p>
    <w:p w:rsidR="00000000" w:rsidDel="00000000" w:rsidP="00000000" w:rsidRDefault="00000000" w:rsidRPr="00000000" w14:paraId="0000003B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Note: Slack @ashni on Tabs Army channel if there is grid service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confirm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the sub-customers that have a grid services confirm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Look for “Customer Compensation”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is populated as a custom field for David Energy. Custom Fields have been set up for them as Customer Compensation.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Supply Confirm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down if there’s any sub-customers that are subscribed to Supply Confirmed, it will impact how Software confirm are invoices. 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 could be “amendments” that come in related to the sub-customers when they start subscribing to supply at a later date. It will come in as an new documents.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</w:t>
      </w:r>
      <w:r w:rsidDel="00000000" w:rsidR="00000000" w:rsidRPr="00000000">
        <w:rPr>
          <w:b w:val="1"/>
          <w:sz w:val="20"/>
          <w:szCs w:val="20"/>
          <w:rtl w:val="0"/>
        </w:rPr>
        <w:t xml:space="preserve"> Software Confirm</w:t>
      </w:r>
    </w:p>
    <w:p w:rsidR="00000000" w:rsidDel="00000000" w:rsidP="00000000" w:rsidRDefault="00000000" w:rsidRPr="00000000" w14:paraId="00000043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Important Note: If there’s a supply confirmed for that sub-customers, software will be free.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the sub-customers that have the software confirm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the name + price of the devices (e.g., Smart Thermostat for $15.00)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the monthly Fee per Device (e.g., $15 monthly fee per device)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the billing cadence “Quarterly in advance” 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commentRangeStart w:id="1"/>
      <w:r w:rsidDel="00000000" w:rsidR="00000000" w:rsidRPr="00000000">
        <w:rPr>
          <w:sz w:val="20"/>
          <w:szCs w:val="20"/>
          <w:rtl w:val="0"/>
        </w:rPr>
        <w:t xml:space="preserve">Note the terms / duration (18 months contract)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Software, please default to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10 years terms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Confirming: Quarterly invoices with full quarterly amount. 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the Net Payments Terms (Net 14 in this case)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1440" w:hanging="360"/>
        <w:rPr>
          <w:ins w:author="Royce Kok" w:id="1" w:date="2024-09-27T13:44:10Z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  <w:rPrChange w:author="Royce Kok" w:id="0" w:date="2024-09-27T13:44:12Z">
            <w:rPr>
              <w:sz w:val="20"/>
              <w:szCs w:val="20"/>
            </w:rPr>
          </w:rPrChange>
        </w:rPr>
        <w:t xml:space="preserve">Dates for the software billing terms: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ins w:author="Royce Kok" w:id="1" w:date="2024-09-27T13:44:10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2160" w:hanging="360"/>
        <w:rPr>
          <w:sz w:val="20"/>
          <w:szCs w:val="20"/>
          <w:u w:val="none"/>
          <w:rPrChange w:author="Royce Kok" w:id="2" w:date="2024-09-27T13:44:11Z">
            <w:rPr>
              <w:sz w:val="20"/>
              <w:szCs w:val="20"/>
              <w:u w:val="none"/>
            </w:rPr>
          </w:rPrChange>
        </w:rPr>
        <w:pPrChange w:author="Royce Kok" w:id="0" w:date="2024-09-27T13:44:11Z">
          <w:pPr>
            <w:numPr>
              <w:ilvl w:val="0"/>
              <w:numId w:val="10"/>
            </w:numPr>
            <w:ind w:left="1440" w:hanging="360"/>
          </w:pPr>
        </w:pPrChange>
      </w:pPr>
      <w:r w:rsidDel="00000000" w:rsidR="00000000" w:rsidRPr="00000000">
        <w:rPr>
          <w:sz w:val="20"/>
          <w:szCs w:val="20"/>
          <w:rtl w:val="0"/>
        </w:rPr>
        <w:t xml:space="preserve">use the spreadsheet dates as installation dates (column K)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1440" w:hanging="360"/>
        <w:rPr>
          <w:sz w:val="20"/>
          <w:szCs w:val="20"/>
          <w:u w:val="none"/>
        </w:rPr>
      </w:pPr>
      <w:ins w:author="Royce Kok" w:id="3" w:date="2024-09-27T13:44:20Z">
        <w:r w:rsidDel="00000000" w:rsidR="00000000" w:rsidRPr="00000000">
          <w:rPr>
            <w:b w:val="1"/>
            <w:sz w:val="20"/>
            <w:szCs w:val="20"/>
            <w:rtl w:val="0"/>
            <w:rPrChange w:author="Royce Kok" w:id="4" w:date="2024-09-27T13:44:20Z">
              <w:rPr>
                <w:sz w:val="20"/>
                <w:szCs w:val="20"/>
              </w:rPr>
            </w:rPrChange>
          </w:rPr>
          <w:t xml:space="preserve">Pricing Pro-ration for months:</w:t>
        </w:r>
        <w:r w:rsidDel="00000000" w:rsidR="00000000" w:rsidRPr="00000000">
          <w:rPr>
            <w:sz w:val="20"/>
            <w:szCs w:val="20"/>
            <w:rtl w:val="0"/>
          </w:rPr>
          <w:t xml:space="preserve"> </w:t>
        </w:r>
      </w:ins>
      <w:r w:rsidDel="00000000" w:rsidR="00000000" w:rsidRPr="00000000">
        <w:rPr>
          <w:sz w:val="20"/>
          <w:szCs w:val="20"/>
          <w:rtl w:val="0"/>
        </w:rPr>
        <w:t xml:space="preserve">Given the differences between the monthly prices + invoicing on a quarterly cadence, you will likely have to do calculations of what is the amount needed for quarterly invoicing. See example below. 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1) Split it down the hardware fees to the monthly amount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2) </w:t>
      </w:r>
      <w:r w:rsidDel="00000000" w:rsidR="00000000" w:rsidRPr="00000000">
        <w:rPr>
          <w:sz w:val="20"/>
          <w:szCs w:val="20"/>
          <w:rtl w:val="0"/>
        </w:rPr>
        <w:t xml:space="preserve">Prorated</w:t>
      </w:r>
      <w:r w:rsidDel="00000000" w:rsidR="00000000" w:rsidRPr="00000000">
        <w:rPr>
          <w:sz w:val="20"/>
          <w:szCs w:val="20"/>
          <w:rtl w:val="0"/>
        </w:rPr>
        <w:t xml:space="preserve"> monthly for the monthly amount for the quarterly in advance</w:t>
      </w:r>
    </w:p>
    <w:p w:rsidR="00000000" w:rsidDel="00000000" w:rsidP="00000000" w:rsidRDefault="00000000" w:rsidRPr="00000000" w14:paraId="00000051">
      <w:pPr>
        <w:numPr>
          <w:ilvl w:val="1"/>
          <w:numId w:val="10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E.g., if it’s a 5 month period and $100 per month with quarterly in advance terms, the invoicing and the first quarter you have </w:t>
      </w:r>
    </w:p>
    <w:p w:rsidR="00000000" w:rsidDel="00000000" w:rsidP="00000000" w:rsidRDefault="00000000" w:rsidRPr="00000000" w14:paraId="00000052">
      <w:pPr>
        <w:numPr>
          <w:ilvl w:val="2"/>
          <w:numId w:val="10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 1 = $300</w:t>
      </w:r>
    </w:p>
    <w:p w:rsidR="00000000" w:rsidDel="00000000" w:rsidP="00000000" w:rsidRDefault="00000000" w:rsidRPr="00000000" w14:paraId="00000053">
      <w:pPr>
        <w:numPr>
          <w:ilvl w:val="2"/>
          <w:numId w:val="10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Quarter 2 = $200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ind w:left="1440" w:hanging="360"/>
        <w:rPr>
          <w:b w:val="1"/>
          <w:color w:val="ff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413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</w:t>
      </w:r>
      <w:r w:rsidDel="00000000" w:rsidR="00000000" w:rsidRPr="00000000">
        <w:rPr>
          <w:b w:val="1"/>
          <w:sz w:val="20"/>
          <w:szCs w:val="20"/>
          <w:rtl w:val="0"/>
        </w:rPr>
        <w:t xml:space="preserve"> Hardware Confirm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the sub-customers that have the hardware confirm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Identify the hardware devices + Prices to those devices.  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2160" w:hanging="360"/>
        <w:rPr>
          <w:ins w:author="Royce Kok" w:id="6" w:date="2024-09-27T13:33:23Z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  <w:rPrChange w:author="Royce Kok" w:id="5" w:date="2024-09-27T13:34:00Z">
            <w:rPr>
              <w:sz w:val="20"/>
              <w:szCs w:val="20"/>
            </w:rPr>
          </w:rPrChange>
        </w:rPr>
        <w:t xml:space="preserve">Pricing</w:t>
      </w:r>
      <w:del w:author="Royce Kok" w:id="6" w:date="2024-09-27T13:33:23Z">
        <w:r w:rsidDel="00000000" w:rsidR="00000000" w:rsidRPr="00000000">
          <w:rPr>
            <w:sz w:val="20"/>
            <w:szCs w:val="20"/>
            <w:rtl w:val="0"/>
          </w:rPr>
          <w:delText xml:space="preserve"> in table below</w:delText>
        </w:r>
      </w:del>
      <w:ins w:author="Royce Kok" w:id="6" w:date="2024-09-27T13:33:2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2160" w:hanging="360"/>
        <w:rPr>
          <w:ins w:author="Royce Kok" w:id="6" w:date="2024-09-27T13:33:23Z"/>
          <w:sz w:val="20"/>
          <w:szCs w:val="20"/>
          <w:u w:val="none"/>
        </w:rPr>
      </w:pPr>
      <w:ins w:author="Royce Kok" w:id="6" w:date="2024-09-27T13:33:23Z">
        <w:r w:rsidDel="00000000" w:rsidR="00000000" w:rsidRPr="00000000">
          <w:rPr>
            <w:sz w:val="20"/>
            <w:szCs w:val="20"/>
            <w:rtl w:val="0"/>
          </w:rPr>
          <w:t xml:space="preserve">First rule of thumb:  If pricing is in the contract, use the price in the contract for all </w:t>
        </w:r>
        <w:r w:rsidDel="00000000" w:rsidR="00000000" w:rsidRPr="00000000">
          <w:rPr>
            <w:sz w:val="20"/>
            <w:szCs w:val="20"/>
            <w:rtl w:val="0"/>
            <w:rPrChange w:author="Royce Kok" w:id="7" w:date="2024-09-27T13:33:23Z">
              <w:rPr>
                <w:sz w:val="20"/>
                <w:szCs w:val="20"/>
              </w:rPr>
            </w:rPrChange>
          </w:rPr>
          <w:t xml:space="preserve">sub customers</w:t>
        </w:r>
        <w:r w:rsidDel="00000000" w:rsidR="00000000" w:rsidRPr="00000000">
          <w:rPr>
            <w:sz w:val="20"/>
            <w:szCs w:val="20"/>
            <w:rtl w:val="0"/>
          </w:rPr>
          <w:t xml:space="preserve">. Example below with the Hardware fees in the contract language</w:t>
        </w:r>
      </w:ins>
    </w:p>
    <w:p w:rsidR="00000000" w:rsidDel="00000000" w:rsidP="00000000" w:rsidRDefault="00000000" w:rsidRPr="00000000" w14:paraId="0000005B">
      <w:pPr>
        <w:numPr>
          <w:ilvl w:val="1"/>
          <w:numId w:val="11"/>
        </w:numPr>
        <w:ind w:left="2880" w:hanging="360"/>
        <w:rPr>
          <w:ins w:author="Royce Kok" w:id="8" w:date="2024-09-27T13:35:30Z"/>
          <w:sz w:val="20"/>
          <w:szCs w:val="20"/>
          <w:u w:val="none"/>
        </w:rPr>
      </w:pPr>
      <w:ins w:author="Royce Kok" w:id="6" w:date="2024-09-27T13:33:23Z">
        <w:r w:rsidDel="00000000" w:rsidR="00000000" w:rsidRPr="00000000">
          <w:rPr>
            <w:sz w:val="20"/>
            <w:szCs w:val="20"/>
          </w:rPr>
          <w:drawing>
            <wp:inline distB="114300" distT="114300" distL="114300" distR="114300">
              <wp:extent cx="3962513" cy="1733600"/>
              <wp:effectExtent b="0" l="0" r="0" 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513" cy="1733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ins w:author="Royce Kok" w:id="8" w:date="2024-09-27T13:35:30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2160" w:hanging="360"/>
        <w:rPr>
          <w:ins w:author="Royce Kok" w:id="8" w:date="2024-09-27T13:35:30Z"/>
          <w:sz w:val="20"/>
          <w:szCs w:val="20"/>
          <w:u w:val="none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</w:rPr>
          <w:t xml:space="preserve">Second rule of thumb: </w:t>
        </w:r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Sometimes</w:t>
        </w:r>
        <w:r w:rsidDel="00000000" w:rsidR="00000000" w:rsidRPr="00000000">
          <w:rPr>
            <w:sz w:val="20"/>
            <w:szCs w:val="20"/>
            <w:rtl w:val="0"/>
          </w:rPr>
          <w:t xml:space="preserve"> pricing is </w:t>
        </w:r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unavailable at the time of the contract signature and it’ll say “TBD” or “Pricing Table”. In these cases, use the pricing table provided in the contract or the pricing spreadsheet. </w:t>
        </w:r>
      </w:ins>
    </w:p>
    <w:p w:rsidR="00000000" w:rsidDel="00000000" w:rsidP="00000000" w:rsidRDefault="00000000" w:rsidRPr="00000000" w14:paraId="0000005D">
      <w:pPr>
        <w:numPr>
          <w:ilvl w:val="1"/>
          <w:numId w:val="11"/>
        </w:numPr>
        <w:ind w:left="2880" w:hanging="360"/>
        <w:rPr>
          <w:ins w:author="Royce Kok" w:id="8" w:date="2024-09-27T13:35:30Z"/>
          <w:sz w:val="20"/>
          <w:szCs w:val="20"/>
          <w:u w:val="none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If there’s a SKUs where there’s no price, it's safe to assume it’s an auxiliary item. In this case, the price will be $0. </w:t>
        </w:r>
      </w:ins>
    </w:p>
    <w:p w:rsidR="00000000" w:rsidDel="00000000" w:rsidP="00000000" w:rsidRDefault="00000000" w:rsidRPr="00000000" w14:paraId="0000005E">
      <w:pPr>
        <w:numPr>
          <w:ilvl w:val="1"/>
          <w:numId w:val="11"/>
        </w:numPr>
        <w:ind w:left="2880" w:hanging="360"/>
        <w:rPr>
          <w:ins w:author="Royce Kok" w:id="8" w:date="2024-09-27T13:35:30Z"/>
          <w:sz w:val="20"/>
          <w:szCs w:val="20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In the spreadsheet, there’s both Column L and M as installed counts that inform you about the quantity</w:t>
        </w:r>
      </w:ins>
    </w:p>
    <w:p w:rsidR="00000000" w:rsidDel="00000000" w:rsidP="00000000" w:rsidRDefault="00000000" w:rsidRPr="00000000" w14:paraId="0000005F">
      <w:pPr>
        <w:numPr>
          <w:ilvl w:val="2"/>
          <w:numId w:val="11"/>
        </w:numPr>
        <w:ind w:left="3600" w:hanging="360"/>
        <w:rPr>
          <w:ins w:author="Royce Kok" w:id="8" w:date="2024-09-27T13:35:30Z"/>
          <w:sz w:val="20"/>
          <w:szCs w:val="20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Use Column M as the source of truth for qty.</w:t>
        </w:r>
      </w:ins>
    </w:p>
    <w:p w:rsidR="00000000" w:rsidDel="00000000" w:rsidP="00000000" w:rsidRDefault="00000000" w:rsidRPr="00000000" w14:paraId="00000060">
      <w:pPr>
        <w:numPr>
          <w:ilvl w:val="2"/>
          <w:numId w:val="11"/>
        </w:numPr>
        <w:ind w:left="3600" w:hanging="360"/>
        <w:rPr>
          <w:ins w:author="Royce Kok" w:id="8" w:date="2024-09-27T13:35:30Z"/>
          <w:sz w:val="20"/>
          <w:szCs w:val="20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Column L might have a greater amount of device count, ignoring for auxiliary item items. </w:t>
        </w:r>
      </w:ins>
    </w:p>
    <w:p w:rsidR="00000000" w:rsidDel="00000000" w:rsidP="00000000" w:rsidRDefault="00000000" w:rsidRPr="00000000" w14:paraId="00000061">
      <w:pPr>
        <w:numPr>
          <w:ilvl w:val="1"/>
          <w:numId w:val="11"/>
        </w:numPr>
        <w:ind w:left="2880" w:hanging="360"/>
        <w:rPr>
          <w:ins w:author="Royce Kok" w:id="8" w:date="2024-09-27T13:35:30Z"/>
          <w:sz w:val="20"/>
          <w:szCs w:val="20"/>
          <w:u w:val="none"/>
        </w:rPr>
      </w:pPr>
      <w:ins w:author="Royce Kok" w:id="8" w:date="2024-09-27T13:35:30Z">
        <w:r w:rsidDel="00000000" w:rsidR="00000000" w:rsidRPr="00000000">
          <w:rPr>
            <w:sz w:val="20"/>
            <w:szCs w:val="20"/>
            <w:rtl w:val="0"/>
            <w:rPrChange w:author="Royce Kok" w:id="9" w:date="2024-09-27T13:35:30Z">
              <w:rPr>
                <w:sz w:val="20"/>
                <w:szCs w:val="20"/>
              </w:rPr>
            </w:rPrChange>
          </w:rPr>
          <w:t xml:space="preserve">See screenshot below</w:t>
        </w:r>
      </w:ins>
    </w:p>
    <w:p w:rsidR="00000000" w:rsidDel="00000000" w:rsidP="00000000" w:rsidRDefault="00000000" w:rsidRPr="00000000" w14:paraId="00000062">
      <w:pPr>
        <w:numPr>
          <w:ilvl w:val="1"/>
          <w:numId w:val="11"/>
        </w:numPr>
        <w:ind w:left="2880" w:hanging="360"/>
        <w:rPr>
          <w:sz w:val="20"/>
          <w:szCs w:val="20"/>
          <w:u w:val="none"/>
          <w:rPrChange w:author="Royce Kok" w:id="10" w:date="2024-09-27T13:33:38Z">
            <w:rPr>
              <w:sz w:val="20"/>
              <w:szCs w:val="20"/>
              <w:u w:val="none"/>
            </w:rPr>
          </w:rPrChange>
        </w:rPr>
        <w:pPrChange w:author="Royce Kok" w:id="0" w:date="2024-09-27T13:33:38Z">
          <w:pPr>
            <w:numPr>
              <w:ilvl w:val="0"/>
              <w:numId w:val="11"/>
            </w:numPr>
            <w:ind w:left="2160" w:hanging="36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Royce Kok" w:id="11" w:date="2024-09-23T18:50:13Z">
            <w:rPr>
              <w:sz w:val="20"/>
              <w:szCs w:val="20"/>
              <w:u w:val="none"/>
            </w:rPr>
          </w:rPrChange>
        </w:rPr>
        <w:pPrChange w:author="Royce Kok" w:id="0" w:date="2024-09-23T18:50:13Z">
          <w:pPr>
            <w:numPr>
              <w:ilvl w:val="0"/>
              <w:numId w:val="11"/>
            </w:numPr>
            <w:ind w:left="2160" w:hanging="360"/>
          </w:pPr>
        </w:pPrChange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723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18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24525" cy="29241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ins w:author="Royce Kok" w:id="12" w:date="2024-09-27T13:42:37Z"/>
          <w:b w:val="1"/>
          <w:sz w:val="20"/>
          <w:szCs w:val="20"/>
          <w:rPrChange w:author="Royce Kok" w:id="13" w:date="2024-09-27T13:42:37Z">
            <w:rPr>
              <w:sz w:val="20"/>
              <w:szCs w:val="20"/>
            </w:rPr>
          </w:rPrChange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tl w:val="0"/>
          </w:rPr>
          <w:tab/>
          <w:tab/>
          <w:tab/>
        </w:r>
        <w:r w:rsidDel="00000000" w:rsidR="00000000" w:rsidRPr="00000000">
          <w:rPr>
            <w:b w:val="1"/>
            <w:sz w:val="20"/>
            <w:szCs w:val="20"/>
            <w:rtl w:val="0"/>
            <w:rPrChange w:author="Royce Kok" w:id="13" w:date="2024-09-27T13:42:37Z">
              <w:rPr>
                <w:sz w:val="20"/>
                <w:szCs w:val="20"/>
              </w:rPr>
            </w:rPrChange>
          </w:rPr>
          <w:t xml:space="preserve">Labor cost</w:t>
        </w:r>
      </w:ins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2160" w:hanging="360"/>
        <w:rPr>
          <w:ins w:author="Royce Kok" w:id="12" w:date="2024-09-27T13:42:37Z"/>
          <w:sz w:val="20"/>
          <w:szCs w:val="20"/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tl w:val="0"/>
            <w:rPrChange w:author="Royce Kok" w:id="13" w:date="2024-09-27T13:42:37Z">
              <w:rPr>
                <w:sz w:val="20"/>
                <w:szCs w:val="20"/>
              </w:rPr>
            </w:rPrChange>
          </w:rPr>
          <w:t xml:space="preserve">For Hardware, sometimes there’s Labor cost associated with it. Please review the pricing table (last row) usually to inform </w:t>
        </w:r>
        <w:r w:rsidDel="00000000" w:rsidR="00000000" w:rsidRPr="00000000">
          <w:rPr>
            <w:sz w:val="20"/>
            <w:szCs w:val="20"/>
            <w:rtl w:val="0"/>
            <w:rPrChange w:author="Royce Kok" w:id="13" w:date="2024-09-27T13:42:37Z">
              <w:rPr>
                <w:sz w:val="20"/>
                <w:szCs w:val="20"/>
              </w:rPr>
            </w:rPrChange>
          </w:rPr>
          <w:t xml:space="preserve">whether</w:t>
        </w:r>
        <w:r w:rsidDel="00000000" w:rsidR="00000000" w:rsidRPr="00000000">
          <w:rPr>
            <w:sz w:val="20"/>
            <w:szCs w:val="20"/>
            <w:rtl w:val="0"/>
            <w:rPrChange w:author="Royce Kok" w:id="13" w:date="2024-09-27T13:42:37Z">
              <w:rPr>
                <w:sz w:val="20"/>
                <w:szCs w:val="20"/>
              </w:rPr>
            </w:rPrChange>
          </w:rPr>
          <w:t xml:space="preserve"> we should charge for labor cost</w:t>
        </w:r>
      </w:ins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2160" w:hanging="360"/>
        <w:rPr>
          <w:ins w:author="Royce Kok" w:id="12" w:date="2024-09-27T13:42:37Z"/>
          <w:sz w:val="20"/>
          <w:szCs w:val="20"/>
          <w:u w:val="none"/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tl w:val="0"/>
            <w:rPrChange w:author="Royce Kok" w:id="13" w:date="2024-09-27T13:42:37Z">
              <w:rPr>
                <w:sz w:val="20"/>
                <w:szCs w:val="20"/>
              </w:rPr>
            </w:rPrChange>
          </w:rPr>
          <w:t xml:space="preserve">For the price of labor, use the table below to inform you of the SKUs installed and the cost (highlighted in yellow)</w:t>
        </w:r>
      </w:ins>
    </w:p>
    <w:p w:rsidR="00000000" w:rsidDel="00000000" w:rsidP="00000000" w:rsidRDefault="00000000" w:rsidRPr="00000000" w14:paraId="00000068">
      <w:pPr>
        <w:numPr>
          <w:ilvl w:val="1"/>
          <w:numId w:val="11"/>
        </w:numPr>
        <w:ind w:left="2880" w:hanging="360"/>
        <w:rPr>
          <w:ins w:author="Royce Kok" w:id="12" w:date="2024-09-27T13:42:37Z"/>
          <w:sz w:val="20"/>
          <w:szCs w:val="20"/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PrChange w:author="Royce Kok" w:id="13" w:date="2024-09-27T13:42:37Z">
              <w:rPr>
                <w:sz w:val="20"/>
                <w:szCs w:val="20"/>
              </w:rPr>
            </w:rPrChange>
          </w:rPr>
          <w:drawing>
            <wp:inline distB="114300" distT="114300" distL="114300" distR="114300">
              <wp:extent cx="3986213" cy="2299738"/>
              <wp:effectExtent b="0" l="0" r="0" t="0"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86213" cy="22997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9">
      <w:pPr>
        <w:ind w:left="0" w:firstLine="0"/>
        <w:rPr>
          <w:ins w:author="Royce Kok" w:id="12" w:date="2024-09-27T13:42:37Z"/>
          <w:sz w:val="20"/>
          <w:szCs w:val="20"/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tl w:val="0"/>
          </w:rPr>
          <w:tab/>
          <w:tab/>
        </w:r>
      </w:ins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ins w:author="Royce Kok" w:id="12" w:date="2024-09-27T13:42:37Z">
        <w:r w:rsidDel="00000000" w:rsidR="00000000" w:rsidRPr="00000000">
          <w:rPr>
            <w:sz w:val="20"/>
            <w:szCs w:val="20"/>
            <w:rtl w:val="0"/>
          </w:rPr>
          <w:tab/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2160" w:hanging="360"/>
        <w:rPr>
          <w:ins w:author="Royce Kok" w:id="14" w:date="2024-09-27T13:35:24Z"/>
          <w:b w:val="1"/>
          <w:sz w:val="20"/>
          <w:szCs w:val="20"/>
        </w:rPr>
      </w:pPr>
      <w:ins w:author="Royce Kok" w:id="14" w:date="2024-09-27T13:35:24Z">
        <w:r w:rsidDel="00000000" w:rsidR="00000000" w:rsidRPr="00000000">
          <w:rPr>
            <w:b w:val="1"/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D</w:t>
        </w:r>
        <w:r w:rsidDel="00000000" w:rsidR="00000000" w:rsidRPr="00000000">
          <w:rPr>
            <w:b w:val="1"/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ates in hardware confirm</w:t>
        </w:r>
      </w:ins>
    </w:p>
    <w:p w:rsidR="00000000" w:rsidDel="00000000" w:rsidP="00000000" w:rsidRDefault="00000000" w:rsidRPr="00000000" w14:paraId="0000006C">
      <w:pPr>
        <w:numPr>
          <w:ilvl w:val="1"/>
          <w:numId w:val="11"/>
        </w:numPr>
        <w:ind w:left="2880" w:hanging="360"/>
        <w:rPr>
          <w:ins w:author="Royce Kok" w:id="14" w:date="2024-09-27T13:35:24Z"/>
          <w:sz w:val="20"/>
          <w:szCs w:val="20"/>
        </w:rPr>
      </w:pPr>
      <w:ins w:author="Royce Kok" w:id="14" w:date="2024-09-27T13:35:24Z">
        <w:r w:rsidDel="00000000" w:rsidR="00000000" w:rsidRPr="00000000">
          <w:rPr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D</w:t>
        </w:r>
        <w:r w:rsidDel="00000000" w:rsidR="00000000" w:rsidRPr="00000000">
          <w:rPr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ates in the contract either dates in the hardware section OR when the latter of the two signature dates. </w:t>
        </w:r>
      </w:ins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2160" w:hanging="360"/>
        <w:rPr>
          <w:ins w:author="Royce Kok" w:id="14" w:date="2024-09-27T13:35:24Z"/>
          <w:sz w:val="20"/>
          <w:szCs w:val="20"/>
        </w:rPr>
      </w:pPr>
      <w:ins w:author="Royce Kok" w:id="14" w:date="2024-09-27T13:35:24Z">
        <w:r w:rsidDel="00000000" w:rsidR="00000000" w:rsidRPr="00000000">
          <w:rPr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If it’s “Shared Savings” don’t worry about populating the Billing Terms because it’d be $0.</w:t>
        </w:r>
      </w:ins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2160" w:hanging="360"/>
        <w:rPr>
          <w:ins w:author="Royce Kok" w:id="14" w:date="2024-09-27T13:35:24Z"/>
          <w:sz w:val="20"/>
          <w:szCs w:val="20"/>
        </w:rPr>
      </w:pPr>
      <w:ins w:author="Royce Kok" w:id="14" w:date="2024-09-27T13:35:24Z">
        <w:r w:rsidDel="00000000" w:rsidR="00000000" w:rsidRPr="00000000">
          <w:rPr>
            <w:sz w:val="20"/>
            <w:szCs w:val="20"/>
            <w:rtl w:val="0"/>
            <w:rPrChange w:author="Royce Kok" w:id="15" w:date="2024-09-27T13:35:24Z">
              <w:rPr>
                <w:sz w:val="20"/>
                <w:szCs w:val="20"/>
              </w:rPr>
            </w:rPrChange>
          </w:rPr>
          <w:t xml:space="preserve">If the hardware cost is $0, then Labor Cost should be zero as well given that there’s no cost for hardware. </w:t>
        </w:r>
      </w:ins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74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76">
      <w:pPr>
        <w:numPr>
          <w:ilvl w:val="1"/>
          <w:numId w:val="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78">
      <w:pPr>
        <w:numPr>
          <w:ilvl w:val="1"/>
          <w:numId w:val="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7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7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 </w:t>
      </w:r>
      <w:commentRangeStart w:id="2"/>
      <w:r w:rsidDel="00000000" w:rsidR="00000000" w:rsidRPr="00000000">
        <w:rPr>
          <w:b w:val="1"/>
          <w:sz w:val="20"/>
          <w:szCs w:val="20"/>
          <w:rtl w:val="0"/>
        </w:rPr>
        <w:t xml:space="preserve">Please use any integration with “(Tabs)” for all integration items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b w:val="1"/>
          <w:sz w:val="20"/>
          <w:szCs w:val="20"/>
          <w:rtl w:val="0"/>
        </w:rPr>
        <w:t xml:space="preserve">. Hardware, software, Labor should be accounted for in integration items, but make sure it says (Tabs).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There’s </w:t>
      </w:r>
      <w:ins w:author="Royce Kok" w:id="16" w:date="2024-11-06T23:18:01Z">
        <w:r w:rsidDel="00000000" w:rsidR="00000000" w:rsidRPr="00000000">
          <w:rPr>
            <w:sz w:val="20"/>
            <w:szCs w:val="20"/>
            <w:rtl w:val="0"/>
          </w:rPr>
          <w:t xml:space="preserve">3</w:t>
        </w:r>
      </w:ins>
      <w:del w:author="Royce Kok" w:id="16" w:date="2024-11-06T23:18:01Z">
        <w:r w:rsidDel="00000000" w:rsidR="00000000" w:rsidRPr="00000000">
          <w:rPr>
            <w:sz w:val="20"/>
            <w:szCs w:val="20"/>
            <w:rtl w:val="0"/>
          </w:rPr>
          <w:delText xml:space="preserve">2</w:delText>
        </w:r>
      </w:del>
      <w:r w:rsidDel="00000000" w:rsidR="00000000" w:rsidRPr="00000000">
        <w:rPr>
          <w:sz w:val="20"/>
          <w:szCs w:val="20"/>
          <w:rtl w:val="0"/>
        </w:rPr>
        <w:t xml:space="preserve"> Integrations Items: </w:t>
      </w:r>
    </w:p>
    <w:p w:rsidR="00000000" w:rsidDel="00000000" w:rsidP="00000000" w:rsidRDefault="00000000" w:rsidRPr="00000000" w14:paraId="0000007F">
      <w:pPr>
        <w:numPr>
          <w:ilvl w:val="2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1) David Energy Hardware Integration</w:t>
      </w:r>
      <w:ins w:author="Royce Kok" w:id="17" w:date="2024-11-06T23:18:35Z">
        <w:r w:rsidDel="00000000" w:rsidR="00000000" w:rsidRPr="00000000">
          <w:rPr>
            <w:sz w:val="20"/>
            <w:szCs w:val="20"/>
            <w:rtl w:val="0"/>
          </w:rPr>
          <w:t xml:space="preserve"> = Hardware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2"/>
          <w:numId w:val="12"/>
        </w:numPr>
        <w:ind w:left="2160" w:hanging="360"/>
        <w:rPr>
          <w:ins w:author="Royce Kok" w:id="18" w:date="2024-11-06T23:18:04Z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2) David Energy Software Platform</w:t>
      </w:r>
      <w:ins w:author="Royce Kok" w:id="18" w:date="2024-11-06T23:18:04Z">
        <w:commentRangeStart w:id="3"/>
        <w:r w:rsidDel="00000000" w:rsidR="00000000" w:rsidRPr="00000000">
          <w:rPr>
            <w:sz w:val="20"/>
            <w:szCs w:val="20"/>
            <w:rtl w:val="0"/>
          </w:rPr>
          <w:t xml:space="preserve"> = Software</w:t>
        </w:r>
      </w:ins>
    </w:p>
    <w:p w:rsidR="00000000" w:rsidDel="00000000" w:rsidP="00000000" w:rsidRDefault="00000000" w:rsidRPr="00000000" w14:paraId="00000081">
      <w:pPr>
        <w:numPr>
          <w:ilvl w:val="2"/>
          <w:numId w:val="12"/>
        </w:numPr>
        <w:ind w:left="2160" w:hanging="360"/>
        <w:rPr>
          <w:sz w:val="20"/>
          <w:szCs w:val="20"/>
          <w:u w:val="none"/>
        </w:rPr>
      </w:pPr>
      <w:ins w:author="Royce Kok" w:id="18" w:date="2024-11-06T23:18:04Z">
        <w:r w:rsidDel="00000000" w:rsidR="00000000" w:rsidRPr="00000000">
          <w:rPr>
            <w:sz w:val="20"/>
            <w:szCs w:val="20"/>
            <w:rtl w:val="0"/>
          </w:rPr>
          <w:t xml:space="preserve">3) David Energy Integration Labor = for Labor Fees</w:t>
        </w:r>
      </w:ins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8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8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A">
      <w:pPr>
        <w:numPr>
          <w:ilvl w:val="1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 Sales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24 first demo -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https://tabs.rewatch.com/video/0xm8a6xq2gtnswoz-david-energy-tabs-demo-april-24-2024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May 9 Custom demo -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https://tabs.rewatch.com/video/z1wg0hx65s8z7x8e-tabs-david-energy-custom-demo-may-9-2024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May 15 Proposal -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https://tabs.rewatch.com/video/8e962lrioqrupslf-tabs-david-energy-sync-may-15-2024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Final proposal and alignment on goals (IMPORTANT) -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https://tabs.rewatch.com/video/vv625e0nmq787owb-greg-ben-and-ali-june-28-2024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zmat Aziz" w:id="2" w:date="2024-12-30T23:14:58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update. cc @awalia@tabsplatform.com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gssuri@tabsplatform.com_</w:t>
      </w:r>
    </w:p>
  </w:comment>
  <w:comment w:author="Royce Kok" w:id="3" w:date="2024-11-06T23:18:49Z"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@gssuri@tabsplatform.com @awalia@tabsplatform.com - new updates to the MIS</w:t>
      </w:r>
    </w:p>
  </w:comment>
  <w:comment w:author="Royce Kok" w:id="1" w:date="2024-11-01T15:08:29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@gssuri@tabsplatform.com @awalia@tabsplatform.com - adjusted to show 10 year terms for SW.</w:t>
      </w:r>
    </w:p>
  </w:comment>
  <w:comment w:author="Royce Kok" w:id="0" w:date="2024-08-19T20:03:38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I am asking for a whole list as well, so it's easier for us to process in the future.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https://tabs.rewatch.com/video/0xm8a6xq2gtnswoz-david-energy-tabs-demo-april-24-2024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hyperlink" Target="https://tabs.rewatch.com/video/8e962lrioqrupslf-tabs-david-energy-sync-may-15-2024" TargetMode="External"/><Relationship Id="rId14" Type="http://schemas.openxmlformats.org/officeDocument/2006/relationships/hyperlink" Target="https://tabs.rewatch.com/video/z1wg0hx65s8z7x8e-tabs-david-energy-custom-demo-may-9-2024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tabs.rewatch.com/video/vv625e0nmq787owb-greg-ben-and-ali-june-28-2024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