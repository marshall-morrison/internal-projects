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ind w:firstLine="720"/>
        <w:rPr>
          <w:color w:val="9f9276"/>
          <w:sz w:val="20"/>
          <w:szCs w:val="20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t xml:space="preserve">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Scoping start date: </w:t>
      </w:r>
      <w:r w:rsidDel="00000000" w:rsidR="00000000" w:rsidRPr="00000000">
        <w:rPr>
          <w:sz w:val="20"/>
          <w:szCs w:val="20"/>
          <w:rtl w:val="0"/>
        </w:rPr>
        <w:t xml:space="preserve">Feb 28,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Implementation Completed Date (Go live date): </w:t>
      </w:r>
      <w:r w:rsidDel="00000000" w:rsidR="00000000" w:rsidRPr="00000000">
        <w:rPr>
          <w:sz w:val="20"/>
          <w:szCs w:val="20"/>
          <w:rtl w:val="0"/>
        </w:rPr>
        <w:t xml:space="preserve">Mar 14,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MSA Signature Date: </w:t>
      </w:r>
      <w:r w:rsidDel="00000000" w:rsidR="00000000" w:rsidRPr="00000000">
        <w:rPr>
          <w:sz w:val="20"/>
          <w:szCs w:val="20"/>
          <w:rtl w:val="0"/>
        </w:rPr>
        <w:t xml:space="preserve">Feb 9, 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GTM POC: </w:t>
      </w:r>
      <w:sdt>
        <w:sdtPr>
          <w:alias w:val="Stage"/>
          <w:id w:val="681705176"/>
          <w:dropDownList w:lastValue="Jarrett">
            <w:listItem w:displayText="Rebecca" w:value="Rebecca"/>
            <w:listItem w:displayText="Skoro" w:value="Skoro"/>
            <w:listItem w:displayText="Royce" w:value="Royce"/>
            <w:listItem w:displayText="Jarrett" w:value="Jarrett"/>
          </w:dropDownList>
        </w:sdtPr>
        <w:sdtContent>
          <w:r w:rsidDel="00000000" w:rsidR="00000000" w:rsidRPr="00000000">
            <w:rPr>
              <w:color w:val="e5cff2"/>
              <w:sz w:val="20"/>
              <w:szCs w:val="20"/>
              <w:shd w:fill="5a3286" w:val="clear"/>
            </w:rPr>
            <w:t xml:space="preserve">Jarrett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ERP: </w:t>
      </w:r>
      <w:sdt>
        <w:sdtPr>
          <w:alias w:val="Stage"/>
          <w:id w:val="-1623221659"/>
          <w:dropDownList w:lastValue="QBO">
            <w:listItem w:displayText="QBO" w:value="QBO"/>
            <w:listItem w:displayText="NS" w:value="NS"/>
            <w:listItem w:displayText="Other" w:value="Other"/>
          </w:dropDownList>
        </w:sdtPr>
        <w:sdtContent>
          <w:r w:rsidDel="00000000" w:rsidR="00000000" w:rsidRPr="00000000">
            <w:rPr>
              <w:color w:val="3d3d3d"/>
              <w:sz w:val="20"/>
              <w:szCs w:val="20"/>
              <w:shd w:fill="e6e6e6" w:val="clear"/>
            </w:rPr>
            <w:t xml:space="preserve">QBO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Tax Integration: </w:t>
      </w:r>
      <w:sdt>
        <w:sdtPr>
          <w:alias w:val="Stage"/>
          <w:id w:val="-1766964722"/>
          <w:dropDownList w:lastValue="No Tax">
            <w:listItem w:displayText="Avalara" w:value="Avalara"/>
            <w:listItem w:displayText="QBO Hard Coded Taxes" w:value="QBO Hard Coded Taxes"/>
            <w:listItem w:displayText="No Tax" w:value="No Tax"/>
            <w:listItem w:displayText="Other" w:value="Other"/>
          </w:dropDownList>
        </w:sdtPr>
        <w:sdtContent>
          <w:r w:rsidDel="00000000" w:rsidR="00000000" w:rsidRPr="00000000">
            <w:rPr>
              <w:color w:val="ffcfc9"/>
              <w:sz w:val="20"/>
              <w:szCs w:val="20"/>
              <w:shd w:fill="b10202" w:val="clear"/>
            </w:rPr>
            <w:t xml:space="preserve">No Tax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Key people at Merchant</w:t>
      </w:r>
    </w:p>
    <w:p w:rsidR="00000000" w:rsidDel="00000000" w:rsidP="00000000" w:rsidRDefault="00000000" w:rsidRPr="00000000" w14:paraId="0000000A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4pqvfh9paz8j" w:id="2"/>
      <w:bookmarkEnd w:id="2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Accountant: Trevor McGuire- Fractional Accountant and everyday user  (</w:t>
      </w:r>
      <w:hyperlink r:id="rId7">
        <w:r w:rsidDel="00000000" w:rsidR="00000000" w:rsidRPr="00000000">
          <w:rPr>
            <w:rFonts w:ascii="Inter" w:cs="Inter" w:eastAsia="Inter" w:hAnsi="Inter"/>
            <w:color w:val="1155cc"/>
            <w:sz w:val="21"/>
            <w:szCs w:val="21"/>
            <w:highlight w:val="white"/>
            <w:u w:val="single"/>
            <w:rtl w:val="0"/>
          </w:rPr>
          <w:t xml:space="preserve">trevor.mcguire@coalesce.io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B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8esswnhu3rvf" w:id="3"/>
      <w:bookmarkEnd w:id="3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CFO: Nick Decesare (</w:t>
      </w:r>
      <w:hyperlink r:id="rId8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nick.decesare@coalesce.io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) Buyer and Product Partner </w:t>
      </w:r>
    </w:p>
    <w:p w:rsidR="00000000" w:rsidDel="00000000" w:rsidP="00000000" w:rsidRDefault="00000000" w:rsidRPr="00000000" w14:paraId="0000000C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auiu5c613ng4" w:id="4"/>
      <w:bookmarkEnd w:id="4"/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Senior Fiance: Tianna Tugulavioa (</w:t>
      </w:r>
      <w:hyperlink r:id="rId9">
        <w:r w:rsidDel="00000000" w:rsidR="00000000" w:rsidRPr="00000000">
          <w:rPr>
            <w:rFonts w:ascii="Inter" w:cs="Inter" w:eastAsia="Inter" w:hAnsi="Inter"/>
            <w:color w:val="1155cc"/>
            <w:sz w:val="21"/>
            <w:szCs w:val="21"/>
            <w:highlight w:val="white"/>
            <w:u w:val="single"/>
            <w:rtl w:val="0"/>
          </w:rPr>
          <w:t xml:space="preserve">tianna@coalesce.</w:t>
        </w:r>
      </w:hyperlink>
      <w:hyperlink r:id="rId10">
        <w:r w:rsidDel="00000000" w:rsidR="00000000" w:rsidRPr="00000000">
          <w:rPr>
            <w:rFonts w:ascii="Inter" w:cs="Inter" w:eastAsia="Inter" w:hAnsi="Inter"/>
            <w:color w:val="1155cc"/>
            <w:sz w:val="20"/>
            <w:szCs w:val="20"/>
            <w:u w:val="single"/>
            <w:rtl w:val="0"/>
          </w:rPr>
          <w:t xml:space="preserve">io</w:t>
        </w:r>
      </w:hyperlink>
      <w:r w:rsidDel="00000000" w:rsidR="00000000" w:rsidRPr="00000000">
        <w:rPr>
          <w:rFonts w:ascii="Inter" w:cs="Inter" w:eastAsia="Inter" w:hAnsi="Inter"/>
          <w:sz w:val="20"/>
          <w:szCs w:val="20"/>
          <w:rtl w:val="0"/>
        </w:rPr>
        <w:t xml:space="preserve">)</w:t>
      </w:r>
    </w:p>
    <w:p w:rsidR="00000000" w:rsidDel="00000000" w:rsidP="00000000" w:rsidRDefault="00000000" w:rsidRPr="00000000" w14:paraId="0000000D">
      <w:pPr>
        <w:pStyle w:val="Heading3"/>
        <w:keepNext w:val="0"/>
        <w:keepLines w:val="0"/>
        <w:numPr>
          <w:ilvl w:val="0"/>
          <w:numId w:val="4"/>
        </w:numPr>
        <w:spacing w:after="0" w:before="0" w:lineRule="auto"/>
        <w:ind w:left="720" w:hanging="360"/>
        <w:rPr>
          <w:rFonts w:ascii="Inter" w:cs="Inter" w:eastAsia="Inter" w:hAnsi="Inter"/>
          <w:sz w:val="20"/>
          <w:szCs w:val="20"/>
        </w:rPr>
      </w:pPr>
      <w:bookmarkStart w:colFirst="0" w:colLast="0" w:name="_fqmrrtc2unz" w:id="5"/>
      <w:bookmarkEnd w:id="5"/>
      <w:r w:rsidDel="00000000" w:rsidR="00000000" w:rsidRPr="00000000">
        <w:rPr>
          <w:rFonts w:ascii="Inter SemiBold" w:cs="Inter SemiBold" w:eastAsia="Inter SemiBold" w:hAnsi="Inter SemiBold"/>
          <w:sz w:val="20"/>
          <w:szCs w:val="20"/>
          <w:rtl w:val="0"/>
        </w:rPr>
        <w:t xml:space="preserve">Company summary: </w:t>
      </w:r>
      <w:r w:rsidDel="00000000" w:rsidR="00000000" w:rsidRPr="00000000">
        <w:rPr>
          <w:rFonts w:ascii="Inter" w:cs="Inter" w:eastAsia="Inter" w:hAnsi="Inter"/>
          <w:rtl w:val="0"/>
        </w:rPr>
        <w:t xml:space="preserve">Coalesce helps you transform data your way, by making data transformations as efficient as possible. All so you can create quality data sets in a fraction of the time, maximize the impact of your team’s work, and take your data projects to new heights.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AM Notes</w:t>
      </w:r>
    </w:p>
    <w:p w:rsidR="00000000" w:rsidDel="00000000" w:rsidP="00000000" w:rsidRDefault="00000000" w:rsidRPr="00000000" w14:paraId="0000000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Nick is very bullish on Tabs. Wanted to do a 3-year contract. Believes in us and the roadmap. He’d be a great advisor. </w:t>
      </w:r>
    </w:p>
    <w:p w:rsidR="00000000" w:rsidDel="00000000" w:rsidP="00000000" w:rsidRDefault="00000000" w:rsidRPr="00000000" w14:paraId="0000001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model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Info on how merchant bills: Mostly annual, multi-year contracts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How contract is broken up: SaaS 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One-off things to know about merchant: they have international contracts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3"/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360" w:line="276" w:lineRule="auto"/>
        <w:ind w:left="0" w:right="0" w:firstLine="0"/>
        <w:jc w:val="left"/>
        <w:rPr>
          <w:sz w:val="20"/>
          <w:szCs w:val="20"/>
        </w:rPr>
      </w:pPr>
      <w:bookmarkStart w:colFirst="0" w:colLast="0" w:name="_v9j9zxh16hmi" w:id="6"/>
      <w:bookmarkEnd w:id="6"/>
      <w:commentRangeStart w:id="0"/>
      <w:commentRangeStart w:id="1"/>
      <w:r w:rsidDel="00000000" w:rsidR="00000000" w:rsidRPr="00000000">
        <w:rPr>
          <w:sz w:val="20"/>
          <w:szCs w:val="20"/>
          <w:rtl w:val="0"/>
        </w:rPr>
        <w:t xml:space="preserve">Contract Processing Steps</w:t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When billing platform seats, show </w:t>
      </w:r>
      <w:r w:rsidDel="00000000" w:rsidR="00000000" w:rsidRPr="00000000">
        <w:rPr>
          <w:b w:val="1"/>
          <w:sz w:val="20"/>
          <w:szCs w:val="20"/>
          <w:rtl w:val="0"/>
        </w:rPr>
        <w:t xml:space="preserve">1 Quantity for “Coalesce Platform”</w:t>
      </w:r>
    </w:p>
    <w:p w:rsidR="00000000" w:rsidDel="00000000" w:rsidP="00000000" w:rsidRDefault="00000000" w:rsidRPr="00000000" w14:paraId="00000018">
      <w:pPr>
        <w:numPr>
          <w:ilvl w:val="1"/>
          <w:numId w:val="5"/>
        </w:numPr>
        <w:ind w:left="144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When billing all other quantities, show the actual quantity in the BT’s quantity section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ind w:left="720" w:hanging="360"/>
        <w:rPr>
          <w:b w:val="1"/>
          <w:sz w:val="20"/>
          <w:szCs w:val="20"/>
          <w:u w:val="no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discounting, please specify the items that it’s been discounted for in the description (e.g., Platform, Additional User License, etc)</w:t>
      </w:r>
    </w:p>
    <w:p w:rsidR="00000000" w:rsidDel="00000000" w:rsidP="00000000" w:rsidRDefault="00000000" w:rsidRPr="00000000" w14:paraId="0000001B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Description, add seat 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commentRangeStart w:id="2"/>
      <w:commentRangeStart w:id="3"/>
      <w:r w:rsidDel="00000000" w:rsidR="00000000" w:rsidRPr="00000000">
        <w:rPr>
          <w:sz w:val="20"/>
          <w:szCs w:val="20"/>
          <w:rtl w:val="0"/>
        </w:rPr>
        <w:t xml:space="preserve">When processing Coalesce Contracts, billing date:</w:t>
      </w:r>
    </w:p>
    <w:p w:rsidR="00000000" w:rsidDel="00000000" w:rsidP="00000000" w:rsidRDefault="00000000" w:rsidRPr="00000000" w14:paraId="0000001D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New Contract:</w:t>
      </w:r>
    </w:p>
    <w:p w:rsidR="00000000" w:rsidDel="00000000" w:rsidP="00000000" w:rsidRDefault="00000000" w:rsidRPr="00000000" w14:paraId="0000001E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Default to signature date. Unless explicitly stated otherwise in contract</w:t>
      </w:r>
    </w:p>
    <w:p w:rsidR="00000000" w:rsidDel="00000000" w:rsidP="00000000" w:rsidRDefault="00000000" w:rsidRPr="00000000" w14:paraId="0000001F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Renewals</w:t>
      </w:r>
    </w:p>
    <w:p w:rsidR="00000000" w:rsidDel="00000000" w:rsidP="00000000" w:rsidRDefault="00000000" w:rsidRPr="00000000" w14:paraId="00000020">
      <w:pPr>
        <w:numPr>
          <w:ilvl w:val="2"/>
          <w:numId w:val="5"/>
        </w:numPr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Invoice date will </w:t>
      </w:r>
      <w:r w:rsidDel="00000000" w:rsidR="00000000" w:rsidRPr="00000000">
        <w:rPr>
          <w:i w:val="1"/>
          <w:sz w:val="20"/>
          <w:szCs w:val="20"/>
          <w:rtl w:val="0"/>
        </w:rPr>
        <w:t xml:space="preserve">always</w:t>
      </w:r>
      <w:r w:rsidDel="00000000" w:rsidR="00000000" w:rsidRPr="00000000">
        <w:rPr>
          <w:sz w:val="20"/>
          <w:szCs w:val="20"/>
          <w:rtl w:val="0"/>
        </w:rPr>
        <w:t xml:space="preserve"> be written in renewal contract</w:t>
      </w:r>
      <w:commentRangeEnd w:id="2"/>
      <w:r w:rsidDel="00000000" w:rsidR="00000000" w:rsidRPr="00000000">
        <w:commentReference w:id="2"/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Renewals billing starts on the date after the first term</w:t>
      </w:r>
    </w:p>
    <w:p w:rsidR="00000000" w:rsidDel="00000000" w:rsidP="00000000" w:rsidRDefault="00000000" w:rsidRPr="00000000" w14:paraId="00000022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billing contact name, default on all to ([Company Name] AP Dept)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 need to process rev share agreements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5"/>
        </w:numPr>
        <w:ind w:left="720" w:hanging="360"/>
        <w:rPr>
          <w:sz w:val="20"/>
          <w:szCs w:val="20"/>
          <w:u w:val="none"/>
        </w:rPr>
      </w:pPr>
      <w:commentRangeStart w:id="4"/>
      <w:r w:rsidDel="00000000" w:rsidR="00000000" w:rsidRPr="00000000">
        <w:rPr>
          <w:sz w:val="20"/>
          <w:szCs w:val="20"/>
          <w:rtl w:val="0"/>
        </w:rPr>
        <w:t xml:space="preserve">Please add PO number if a PO document has been sent in addition to contract</w:t>
      </w:r>
    </w:p>
    <w:p w:rsidR="00000000" w:rsidDel="00000000" w:rsidP="00000000" w:rsidRDefault="00000000" w:rsidRPr="00000000" w14:paraId="00000025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Place PO on via invoices tab in Garage and add PO to specific invoice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5"/>
        </w:numPr>
        <w:ind w:left="1440" w:hanging="360"/>
        <w:rPr>
          <w:sz w:val="20"/>
          <w:szCs w:val="20"/>
          <w:u w:val="none"/>
        </w:rPr>
      </w:pPr>
      <w:commentRangeStart w:id="5"/>
      <w:r w:rsidDel="00000000" w:rsidR="00000000" w:rsidRPr="00000000">
        <w:rPr>
          <w:sz w:val="20"/>
          <w:szCs w:val="20"/>
          <w:rtl w:val="0"/>
        </w:rPr>
        <w:t xml:space="preserve">The PO billing schedule will supercede the contract/MSA</w:t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4/19 update: If a contract shows a reseller fee, please input the subtotal as one BT and the reseller fee as a second BT with a negative value. (e.g. $1,000 subtotal with 30% reseller fee, should have 2 BTs. One for $1,000 and one for -$300.</w:t>
      </w:r>
    </w:p>
    <w:p w:rsidR="00000000" w:rsidDel="00000000" w:rsidP="00000000" w:rsidRDefault="00000000" w:rsidRPr="00000000" w14:paraId="0000002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ins w:author="Azmat Aziz" w:id="0" w:date="2024-05-01T12:58:41Z"/>
        </w:rPr>
      </w:pPr>
      <w:r w:rsidDel="00000000" w:rsidR="00000000" w:rsidRPr="00000000">
        <w:rPr>
          <w:rtl w:val="0"/>
        </w:rPr>
        <w:t xml:space="preserve">4/30 update: </w:t>
      </w:r>
      <w:r w:rsidDel="00000000" w:rsidR="00000000" w:rsidRPr="00000000">
        <w:rPr>
          <w:rtl w:val="0"/>
        </w:rPr>
        <w:t xml:space="preserve">Discounts: place discounts as negative billing terms separate from gross line item pricing to allow merchant visibility into discounts by line item for their ability to handle expansion on renewal conversations.</w:t>
      </w:r>
      <w:ins w:author="Azmat Aziz" w:id="0" w:date="2024-05-01T12:58:41Z">
        <w:commentRangeStart w:id="6"/>
        <w:commentRangeStart w:id="7"/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B">
      <w:pPr>
        <w:rPr>
          <w:ins w:author="Azmat Aziz" w:id="0" w:date="2024-05-01T12:58:41Z"/>
        </w:rPr>
      </w:pPr>
      <w:ins w:author="Azmat Aziz" w:id="0" w:date="2024-05-01T12:58:41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2C">
      <w:pPr>
        <w:rPr>
          <w:rPrChange w:author="Azmat Aziz" w:id="1" w:date="2024-05-01T12:58:41Z">
            <w:rPr/>
          </w:rPrChange>
        </w:rPr>
      </w:pPr>
      <w:ins w:author="Azmat Aziz" w:id="0" w:date="2024-05-01T12:58:41Z">
        <w:r w:rsidDel="00000000" w:rsidR="00000000" w:rsidRPr="00000000">
          <w:rPr>
            <w:rtl w:val="0"/>
          </w:rPr>
          <w:t xml:space="preserve">5/1 update: </w:t>
        </w:r>
        <w:r w:rsidDel="00000000" w:rsidR="00000000" w:rsidRPr="00000000">
          <w:rPr>
            <w:b w:val="1"/>
            <w:rtl w:val="0"/>
          </w:rPr>
          <w:t xml:space="preserve">Jumpstart = Onboarding</w:t>
        </w:r>
        <w:r w:rsidDel="00000000" w:rsidR="00000000" w:rsidRPr="00000000">
          <w:rPr>
            <w:rtl w:val="0"/>
          </w:rPr>
          <w:t xml:space="preserve"> Please show ALL discounts as negative billing terms. However, if the items reads “Jumpstart Onboarding” </w:t>
        </w:r>
        <w:r w:rsidDel="00000000" w:rsidR="00000000" w:rsidRPr="00000000">
          <w:rPr>
            <w:i w:val="1"/>
            <w:rtl w:val="0"/>
          </w:rPr>
          <w:t xml:space="preserve">(or Similar)</w:t>
        </w:r>
        <w:r w:rsidDel="00000000" w:rsidR="00000000" w:rsidRPr="00000000">
          <w:rPr>
            <w:rtl w:val="0"/>
          </w:rPr>
          <w:t xml:space="preserve"> and its $0, then there is no need to include it at BT. If Jumpstart Onboarding is </w:t>
        </w:r>
        <w:commentRangeStart w:id="6"/>
        <w:commentRangeEnd w:id="6"/>
        <w:r w:rsidDel="00000000" w:rsidR="00000000" w:rsidRPr="00000000">
          <w:commentReference w:id="6"/>
        </w:r>
        <w:commentRangeStart w:id="7"/>
        <w:commentRangeEnd w:id="7"/>
        <w:r w:rsidDel="00000000" w:rsidR="00000000" w:rsidRPr="00000000">
          <w:commentReference w:id="7"/>
        </w:r>
        <w:r w:rsidDel="00000000" w:rsidR="00000000" w:rsidRPr="00000000">
          <w:rPr>
            <w:i w:val="1"/>
            <w:rtl w:val="0"/>
            <w:rPrChange w:author="Azmat Aziz" w:id="1" w:date="2024-05-01T12:58:41Z">
              <w:rPr/>
            </w:rPrChange>
          </w:rPr>
          <w:t xml:space="preserve">not</w:t>
        </w:r>
        <w:r w:rsidDel="00000000" w:rsidR="00000000" w:rsidRPr="00000000">
          <w:rPr>
            <w:rtl w:val="0"/>
            <w:rPrChange w:author="Azmat Aziz" w:id="1" w:date="2024-05-01T12:58:41Z">
              <w:rPr/>
            </w:rPrChange>
          </w:rPr>
          <w:t xml:space="preserve"> $0, please include</w:t>
        </w:r>
      </w:ins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PrChange w:author="Azmat Aziz" w:id="1" w:date="2024-05-01T12:58:41Z">
            <w:rPr/>
          </w:rPrChange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PrChange w:author="Azmat Aziz" w:id="1" w:date="2024-05-01T12:58:41Z">
            <w:rPr>
              <w:strike w:val="1"/>
              <w:sz w:val="20"/>
              <w:szCs w:val="20"/>
            </w:rPr>
          </w:rPrChange>
        </w:rPr>
      </w:pPr>
      <w:r w:rsidDel="00000000" w:rsidR="00000000" w:rsidRPr="00000000">
        <w:rPr>
          <w:rtl w:val="0"/>
          <w:rPrChange w:author="Azmat Aziz" w:id="1" w:date="2024-05-01T12:58:41Z">
            <w:rPr/>
          </w:rPrChange>
        </w:rPr>
        <w:t xml:space="preserve">Jumpstart is one time fee typical added to first invoice. Not recurring unless noted in contract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PrChange w:author="Azmat Aziz" w:id="1" w:date="2024-05-01T12:58:41Z">
            <w:rPr>
              <w:strike w:val="1"/>
              <w:sz w:val="20"/>
              <w:szCs w:val="20"/>
            </w:rPr>
          </w:rPrChange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rtl w:val="0"/>
          <w:rPrChange w:author="Azmat Aziz" w:id="1" w:date="2024-05-01T12:58:41Z">
            <w:rPr>
              <w:strike w:val="1"/>
              <w:sz w:val="20"/>
              <w:szCs w:val="20"/>
            </w:rPr>
          </w:rPrChange>
        </w:rPr>
        <w:t xml:space="preserve">6</w:t>
      </w:r>
      <w:r w:rsidDel="00000000" w:rsidR="00000000" w:rsidRPr="00000000">
        <w:rPr>
          <w:rtl w:val="0"/>
          <w:rPrChange w:author="Azmat Aziz" w:id="1" w:date="2024-05-01T12:58:41Z">
            <w:rPr/>
          </w:rPrChange>
        </w:rPr>
        <w:t xml:space="preserve">/10 update: Please send comms to Azmat after </w:t>
      </w:r>
      <w:r w:rsidDel="00000000" w:rsidR="00000000" w:rsidRPr="00000000">
        <w:rPr>
          <w:i w:val="1"/>
          <w:rtl w:val="0"/>
          <w:rPrChange w:author="Azmat Aziz" w:id="1" w:date="2024-05-01T12:58:41Z">
            <w:rPr>
              <w:i w:val="1"/>
            </w:rPr>
          </w:rPrChange>
        </w:rPr>
        <w:t xml:space="preserve">any</w:t>
      </w:r>
      <w:r w:rsidDel="00000000" w:rsidR="00000000" w:rsidRPr="00000000">
        <w:rPr>
          <w:rtl w:val="0"/>
          <w:rPrChange w:author="Azmat Aziz" w:id="1" w:date="2024-05-01T12:58:41Z">
            <w:rPr/>
          </w:rPrChange>
        </w:rPr>
        <w:t xml:space="preserve"> international currency contract is processed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0"/>
          <w:szCs w:val="20"/>
        </w:rPr>
      </w:pPr>
      <w:commentRangeStart w:id="8"/>
      <w:commentRangeStart w:id="9"/>
      <w:r w:rsidDel="00000000" w:rsidR="00000000" w:rsidRPr="00000000">
        <w:rPr>
          <w:rtl w:val="0"/>
        </w:rPr>
        <w:t xml:space="preserve">7/31 Update. Please send the slack message using the ellipses once a coalesce contract has been processed. Please ensure slack message is sent </w:t>
      </w:r>
      <w:r w:rsidDel="00000000" w:rsidR="00000000" w:rsidRPr="00000000">
        <w:rPr>
          <w:i w:val="1"/>
          <w:rtl w:val="0"/>
        </w:rPr>
        <w:t xml:space="preserve">only</w:t>
      </w:r>
      <w:r w:rsidDel="00000000" w:rsidR="00000000" w:rsidRPr="00000000">
        <w:rPr>
          <w:rtl w:val="0"/>
        </w:rPr>
        <w:t xml:space="preserve"> for the next upcoming invoice in series and not all future invoices. (E.g.) if you process a 3 year contract in July 2024 with annual invoice please send slack message for July ‘24 but not for July ‘25 or ‘26</w:t>
      </w:r>
      <w:commentRangeEnd w:id="8"/>
      <w:r w:rsidDel="00000000" w:rsidR="00000000" w:rsidRPr="00000000">
        <w:commentReference w:id="8"/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rPr>
          <w:sz w:val="20"/>
          <w:szCs w:val="20"/>
        </w:rPr>
      </w:pPr>
      <w:bookmarkStart w:colFirst="0" w:colLast="0" w:name="_uj7dyhjyfydn" w:id="7"/>
      <w:bookmarkEnd w:id="7"/>
      <w:r w:rsidDel="00000000" w:rsidR="00000000" w:rsidRPr="00000000">
        <w:rPr>
          <w:rtl w:val="0"/>
        </w:rPr>
      </w:r>
    </w:p>
    <w:bookmarkStart w:colFirst="0" w:colLast="0" w:name="tjuppqpqexp1" w:id="8"/>
    <w:bookmarkEnd w:id="8"/>
    <w:p w:rsidR="00000000" w:rsidDel="00000000" w:rsidP="00000000" w:rsidRDefault="00000000" w:rsidRPr="00000000" w14:paraId="00000035">
      <w:pPr>
        <w:pStyle w:val="Heading3"/>
        <w:rPr>
          <w:sz w:val="20"/>
          <w:szCs w:val="20"/>
        </w:rPr>
      </w:pPr>
      <w:bookmarkStart w:colFirst="0" w:colLast="0" w:name="_ktk9q5trtxuz" w:id="9"/>
      <w:bookmarkEnd w:id="9"/>
      <w:r w:rsidDel="00000000" w:rsidR="00000000" w:rsidRPr="00000000">
        <w:rPr>
          <w:sz w:val="20"/>
          <w:szCs w:val="20"/>
          <w:rtl w:val="0"/>
        </w:rPr>
        <w:t xml:space="preserve">International Invoices: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SOP for international invoices. It's pretty extensive and let's chat about how we can turn this around to customers and set proper expectations for 24 hours turnaround: 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My process is as such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Sending International invoices to Coalesce customer: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Contracts need to be processed w/the customer name &amp; address, review billing terms and accuracy</w:t>
      </w:r>
    </w:p>
    <w:p w:rsidR="00000000" w:rsidDel="00000000" w:rsidP="00000000" w:rsidRDefault="00000000" w:rsidRPr="00000000" w14:paraId="0000003B">
      <w:pPr>
        <w:numPr>
          <w:ilvl w:val="0"/>
          <w:numId w:val="1"/>
        </w:numPr>
        <w:ind w:left="720" w:hanging="360"/>
        <w:rPr>
          <w:u w:val="none"/>
        </w:rPr>
      </w:pPr>
      <w:commentRangeStart w:id="10"/>
      <w:r w:rsidDel="00000000" w:rsidR="00000000" w:rsidRPr="00000000">
        <w:rPr>
          <w:rtl w:val="0"/>
        </w:rPr>
        <w:t xml:space="preserve">Download the PDF invoice generated for Photoshop</w:t>
      </w:r>
    </w:p>
    <w:p w:rsidR="00000000" w:rsidDel="00000000" w:rsidP="00000000" w:rsidRDefault="00000000" w:rsidRPr="00000000" w14:paraId="0000003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Edit the currency across the invoice</w:t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u w:val="none"/>
        </w:rPr>
      </w:pPr>
      <w:commentRangeStart w:id="11"/>
      <w:r w:rsidDel="00000000" w:rsidR="00000000" w:rsidRPr="00000000">
        <w:rPr>
          <w:rtl w:val="0"/>
        </w:rPr>
        <w:t xml:space="preserve">Run the Google script to generate the "Tabs invoice template"</w:t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>
          <w:u w:val="none"/>
        </w:rPr>
      </w:pPr>
      <w:commentRangeStart w:id="12"/>
      <w:r w:rsidDel="00000000" w:rsidR="00000000" w:rsidRPr="00000000">
        <w:rPr>
          <w:rtl w:val="0"/>
        </w:rPr>
        <w:t xml:space="preserve">Make sure that we have the right customer email address + attachments (they need their Chase wire instructions)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That should now be ready to be send the invoice to the Coalesce customer.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Separately, we need to get a copy of the invoice into QBO: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Update the send to email address to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support@tabsplatform.com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 a </w:t>
      </w:r>
      <w:commentRangeStart w:id="13"/>
      <w:r w:rsidDel="00000000" w:rsidR="00000000" w:rsidRPr="00000000">
        <w:rPr>
          <w:rtl w:val="0"/>
        </w:rPr>
        <w:t xml:space="preserve">spot currency conversion from USD to £ (e.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  <w:t xml:space="preserve">g, $30,000 to $38,358 dollars)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amount on the tabs platform</w:t>
      </w:r>
    </w:p>
    <w:p w:rsidR="00000000" w:rsidDel="00000000" w:rsidP="00000000" w:rsidRDefault="00000000" w:rsidRPr="00000000" w14:paraId="0000004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Edit the note to say “XXX£ to USD conversion as of XX/YY/2024“</w:t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Press send an invoice to get it out to QBO.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3"/>
        <w:rPr>
          <w:sz w:val="20"/>
          <w:szCs w:val="20"/>
        </w:rPr>
      </w:pPr>
      <w:bookmarkStart w:colFirst="0" w:colLast="0" w:name="_bzhcuti7tb5m" w:id="10"/>
      <w:bookmarkEnd w:id="10"/>
      <w:r w:rsidDel="00000000" w:rsidR="00000000" w:rsidRPr="00000000">
        <w:rPr>
          <w:sz w:val="20"/>
          <w:szCs w:val="20"/>
          <w:rtl w:val="0"/>
        </w:rPr>
        <w:t xml:space="preserve">List of invoices thus far: </w:t>
      </w:r>
      <w:hyperlink r:id="rId12">
        <w:r w:rsidDel="00000000" w:rsidR="00000000" w:rsidRPr="00000000">
          <w:rPr>
            <w:color w:val="0000ee"/>
            <w:sz w:val="20"/>
            <w:szCs w:val="20"/>
            <w:u w:val="single"/>
            <w:rtl w:val="0"/>
          </w:rPr>
          <w:t xml:space="preserve">Coalesce International Invoice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rPr>
          <w:sz w:val="20"/>
          <w:szCs w:val="20"/>
        </w:rPr>
      </w:pPr>
      <w:bookmarkStart w:colFirst="0" w:colLast="0" w:name="_32907kxgf70j" w:id="11"/>
      <w:bookmarkEnd w:id="11"/>
      <w:r w:rsidDel="00000000" w:rsidR="00000000" w:rsidRPr="00000000">
        <w:rPr>
          <w:sz w:val="20"/>
          <w:szCs w:val="20"/>
          <w:rtl w:val="0"/>
        </w:rPr>
        <w:t xml:space="preserve">Events Processing (if necessary)</w:t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N/A</w:t>
      </w:r>
    </w:p>
    <w:p w:rsidR="00000000" w:rsidDel="00000000" w:rsidP="00000000" w:rsidRDefault="00000000" w:rsidRPr="00000000" w14:paraId="0000004B">
      <w:pPr>
        <w:pStyle w:val="Heading3"/>
        <w:rPr>
          <w:sz w:val="20"/>
          <w:szCs w:val="20"/>
        </w:rPr>
      </w:pPr>
      <w:bookmarkStart w:colFirst="0" w:colLast="0" w:name="_niouzto9de6n" w:id="12"/>
      <w:bookmarkEnd w:id="12"/>
      <w:r w:rsidDel="00000000" w:rsidR="00000000" w:rsidRPr="00000000">
        <w:rPr>
          <w:sz w:val="20"/>
          <w:szCs w:val="20"/>
          <w:rtl w:val="0"/>
        </w:rPr>
        <w:t xml:space="preserve">Customer Information</w:t>
      </w:r>
    </w:p>
    <w:p w:rsidR="00000000" w:rsidDel="00000000" w:rsidP="00000000" w:rsidRDefault="00000000" w:rsidRPr="00000000" w14:paraId="0000004C">
      <w:pPr>
        <w:numPr>
          <w:ilvl w:val="0"/>
          <w:numId w:val="6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4D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4E">
      <w:pPr>
        <w:numPr>
          <w:ilvl w:val="1"/>
          <w:numId w:val="6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4F">
      <w:pPr>
        <w:pStyle w:val="Heading3"/>
        <w:rPr>
          <w:sz w:val="20"/>
          <w:szCs w:val="20"/>
        </w:rPr>
      </w:pPr>
      <w:bookmarkStart w:colFirst="0" w:colLast="0" w:name="_htt28tqxjcgm" w:id="13"/>
      <w:bookmarkEnd w:id="13"/>
      <w:r w:rsidDel="00000000" w:rsidR="00000000" w:rsidRPr="00000000">
        <w:rPr>
          <w:sz w:val="20"/>
          <w:szCs w:val="20"/>
          <w:rtl w:val="0"/>
        </w:rPr>
        <w:t xml:space="preserve">Feature Requests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Rev Rec / Reporting </w:t>
      </w:r>
    </w:p>
    <w:p w:rsidR="00000000" w:rsidDel="00000000" w:rsidP="00000000" w:rsidRDefault="00000000" w:rsidRPr="00000000" w14:paraId="00000051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What is it</w:t>
      </w:r>
    </w:p>
    <w:p w:rsidR="00000000" w:rsidDel="00000000" w:rsidP="00000000" w:rsidRDefault="00000000" w:rsidRPr="00000000" w14:paraId="00000052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Why it's important</w:t>
      </w:r>
    </w:p>
    <w:p w:rsidR="00000000" w:rsidDel="00000000" w:rsidP="00000000" w:rsidRDefault="00000000" w:rsidRPr="00000000" w14:paraId="00000053">
      <w:pPr>
        <w:numPr>
          <w:ilvl w:val="1"/>
          <w:numId w:val="2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Urgency: Medium High</w:t>
      </w:r>
    </w:p>
    <w:p w:rsidR="00000000" w:rsidDel="00000000" w:rsidP="00000000" w:rsidRDefault="00000000" w:rsidRPr="00000000" w14:paraId="00000054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3"/>
        <w:rPr>
          <w:sz w:val="20"/>
          <w:szCs w:val="20"/>
        </w:rPr>
      </w:pPr>
      <w:bookmarkStart w:colFirst="0" w:colLast="0" w:name="_oykkd54hcc96" w:id="14"/>
      <w:bookmarkEnd w:id="14"/>
      <w:r w:rsidDel="00000000" w:rsidR="00000000" w:rsidRPr="00000000">
        <w:rPr>
          <w:sz w:val="20"/>
          <w:szCs w:val="20"/>
          <w:rtl w:val="0"/>
        </w:rPr>
        <w:t xml:space="preserve">Rewatch Calls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Most recent first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720" w:hanging="360"/>
        <w:rPr>
          <w:sz w:val="20"/>
          <w:szCs w:val="20"/>
        </w:rPr>
      </w:pP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shd w:fill="f8f8f8" w:val="clear"/>
            <w:rtl w:val="0"/>
          </w:rPr>
          <w:t xml:space="preserve">https://tabs.rewatch.com/video/8z0ppateb843jirt-tabs-coalesce-follow-up-march-6-2024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14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u w:val="single"/>
            <w:shd w:fill="f8f8f8" w:val="clear"/>
            <w:rtl w:val="0"/>
          </w:rPr>
          <w:t xml:space="preserve">https://tabs.rewatch.com/video/q2mxtoi4vt8yz6ef-coalesce-tabs-demo-march-5-2024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15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u w:val="single"/>
            <w:shd w:fill="f8f8f8" w:val="clear"/>
            <w:rtl w:val="0"/>
          </w:rPr>
          <w:t xml:space="preserve">https://tabs.rewatch.com/video/he7pbtaup7tv6k6z-coalesce-tabs-overview-february-28-2024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hyperlink r:id="rId16">
        <w:r w:rsidDel="00000000" w:rsidR="00000000" w:rsidRPr="00000000">
          <w:rPr>
            <w:rFonts w:ascii="Arial" w:cs="Arial" w:eastAsia="Arial" w:hAnsi="Arial"/>
            <w:color w:val="1155cc"/>
            <w:sz w:val="23"/>
            <w:szCs w:val="23"/>
            <w:shd w:fill="f8f8f8" w:val="clear"/>
            <w:rtl w:val="0"/>
          </w:rPr>
          <w:t xml:space="preserve">https://tabs.rewatch.com/video/7t66meowpi7ict5w-nick-decesare-and-ali-hussain-february-2-2024</w:t>
        </w:r>
      </w:hyperlink>
      <w:r w:rsidDel="00000000" w:rsidR="00000000" w:rsidRPr="00000000">
        <w:rPr>
          <w:rtl w:val="0"/>
        </w:rPr>
      </w:r>
    </w:p>
    <w:sectPr>
      <w:headerReference r:id="rId17" w:type="default"/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Azmat Aziz" w:id="8" w:date="2024-07-31T22:14:05Z"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</w:t>
      </w:r>
    </w:p>
  </w:comment>
  <w:comment w:author="GS Suri" w:id="9" w:date="2024-07-31T22:56:43Z"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thank you Azmat</w:t>
      </w:r>
    </w:p>
  </w:comment>
  <w:comment w:author="GS Suri" w:id="11" w:date="2024-05-15T23:09:48Z"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@rkok@tabsplatform.com what are doing with the template once we have it? is there some consolidation with the original merchant invoice?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rkok@tabsplatform.com_</w:t>
      </w:r>
    </w:p>
  </w:comment>
  <w:comment w:author="GS Suri" w:id="12" w:date="2024-05-15T23:10:54Z"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@rkok@tabsplatform.com are there screenshots of this?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rkok@tabsplatform.com_</w:t>
      </w:r>
    </w:p>
  </w:comment>
  <w:comment w:author="Azmat Aziz" w:id="4" w:date="2024-07-11T17:30:29Z"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gssuri@tabsplatform.com_</w:t>
      </w:r>
    </w:p>
  </w:comment>
  <w:comment w:author="Azmat Aziz" w:id="6" w:date="2024-05-01T13:01:27Z"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</w:t>
      </w:r>
    </w:p>
  </w:comment>
  <w:comment w:author="Azmat Aziz" w:id="7" w:date="2024-05-01T19:56:12Z"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</w:t>
      </w:r>
    </w:p>
  </w:comment>
  <w:comment w:author="Azmat Aziz" w:id="5" w:date="2024-07-30T16:51:10Z"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</w:t>
      </w:r>
    </w:p>
  </w:comment>
  <w:comment w:author="GS Suri" w:id="13" w:date="2024-05-15T23:13:08Z"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@rkok@tabsplatform.com 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are we using google for spot conversion? taptap send?  sendwave? concerns re: spot rate not being the actual commercial rate for forex where differential can be upwards of 250 basis points.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rkok@tabsplatform.com_</w:t>
      </w:r>
    </w:p>
  </w:comment>
  <w:comment w:author="Ashni Walia" w:id="0" w:date="2024-07-22T21:36:37Z"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@aaziz@tabsplatform.com just checking if we should default to 1 every 12 months or 1 every 1 year to process the annual BTs for coalesce?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aaziz@tabsplatform.com_</w:t>
      </w:r>
    </w:p>
  </w:comment>
  <w:comment w:author="Azmat Aziz" w:id="1" w:date="2024-07-30T16:51:27Z"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year pls</w:t>
      </w:r>
    </w:p>
  </w:comment>
  <w:comment w:author="GS Suri" w:id="10" w:date="2024-05-15T23:08:28Z"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@rkok@tabsplatform.com are there font size/color considerations here?</w:t>
      </w:r>
    </w:p>
  </w:comment>
  <w:comment w:author="Azmat Aziz" w:id="2" w:date="2024-07-11T17:11:54Z"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_Assigned to gssuri@tabsplatform.com_</w:t>
      </w:r>
    </w:p>
  </w:comment>
  <w:comment w:author="Azmat Aziz" w:id="3" w:date="2024-07-12T22:35:38Z"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@gssuri@tabsplatform.com new update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JetBrains Mono SemiBol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Inter ExtraBold">
    <w:embedBold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B">
    <w:pPr>
      <w:rPr/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mailto:support@tabsplatform.com" TargetMode="External"/><Relationship Id="rId10" Type="http://schemas.openxmlformats.org/officeDocument/2006/relationships/hyperlink" Target="mailto:tianna@coalesce.io" TargetMode="External"/><Relationship Id="rId13" Type="http://schemas.openxmlformats.org/officeDocument/2006/relationships/hyperlink" Target="https://tabs.rewatch.com/video/8z0ppateb843jirt-tabs-coalesce-follow-up-march-6-2024" TargetMode="External"/><Relationship Id="rId12" Type="http://schemas.openxmlformats.org/officeDocument/2006/relationships/hyperlink" Target="https://docs.google.com/spreadsheets/d/1YdqriiiY7TpfvUUg3-RujGZxHxFi91bhzL-0n35l7tU/edit#gid=0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mailto:tianna@coalesce.io" TargetMode="External"/><Relationship Id="rId15" Type="http://schemas.openxmlformats.org/officeDocument/2006/relationships/hyperlink" Target="https://tabs.rewatch.com/video/he7pbtaup7tv6k6z-coalesce-tabs-overview-february-28-2024" TargetMode="External"/><Relationship Id="rId14" Type="http://schemas.openxmlformats.org/officeDocument/2006/relationships/hyperlink" Target="https://tabs.rewatch.com/video/q2mxtoi4vt8yz6ef-coalesce-tabs-demo-march-5-2024" TargetMode="External"/><Relationship Id="rId17" Type="http://schemas.openxmlformats.org/officeDocument/2006/relationships/header" Target="header1.xml"/><Relationship Id="rId16" Type="http://schemas.openxmlformats.org/officeDocument/2006/relationships/hyperlink" Target="https://tabs.rewatch.com/video/7t66meowpi7ict5w-nick-decesare-and-ali-hussain-february-2-2024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18" Type="http://schemas.openxmlformats.org/officeDocument/2006/relationships/footer" Target="footer1.xml"/><Relationship Id="rId7" Type="http://schemas.openxmlformats.org/officeDocument/2006/relationships/hyperlink" Target="mailto:trevor.mcguire@coalesce.io" TargetMode="External"/><Relationship Id="rId8" Type="http://schemas.openxmlformats.org/officeDocument/2006/relationships/hyperlink" Target="mailto:nick.decesare@coalesce.io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JetBrainsMonoSemiBold-italic.ttf"/><Relationship Id="rId10" Type="http://schemas.openxmlformats.org/officeDocument/2006/relationships/font" Target="fonts/JetBrainsMonoSemiBold-bold.ttf"/><Relationship Id="rId13" Type="http://schemas.openxmlformats.org/officeDocument/2006/relationships/font" Target="fonts/InterExtraBold-bold.ttf"/><Relationship Id="rId12" Type="http://schemas.openxmlformats.org/officeDocument/2006/relationships/font" Target="fonts/JetBrainsMonoSemiBold-boldItalic.ttf"/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9" Type="http://schemas.openxmlformats.org/officeDocument/2006/relationships/font" Target="fonts/JetBrainsMonoSemiBold-regular.ttf"/><Relationship Id="rId14" Type="http://schemas.openxmlformats.org/officeDocument/2006/relationships/font" Target="fonts/InterExtraBold-boldItalic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