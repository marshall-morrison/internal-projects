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Scoping start date: N/A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Implementation Completed Date (Go live date): N/A</w:t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Mar 31,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1380998008"/>
          <w:dropDownList w:lastValue="Royce">
            <w:listItem w:displayText="Rebecca" w:value="Rebecca"/>
            <w:listItem w:displayText="Skoro" w:value="Skoro"/>
            <w:listItem w:displayText="Royce" w:value="Royce"/>
            <w:listItem w:displayText="Jarrett" w:value="Jarrett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1765378982"/>
          <w:dropDownList w:lastValue="NS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NS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-873001503"/>
          <w:dropDownList w:lastValue="No Tax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Accountant: </w:t>
      </w:r>
      <w:hyperlink r:id="rId7">
        <w:r w:rsidDel="00000000" w:rsidR="00000000" w:rsidRPr="00000000">
          <w:rPr>
            <w:rFonts w:ascii="Inter" w:cs="Inter" w:eastAsia="Inter" w:hAnsi="Inter"/>
            <w:color w:val="0000ee"/>
            <w:sz w:val="20"/>
            <w:szCs w:val="20"/>
            <w:u w:val="single"/>
            <w:rtl w:val="0"/>
          </w:rPr>
          <w:t xml:space="preserve">Mike Lawrence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CFO: </w:t>
      </w:r>
      <w:hyperlink r:id="rId8">
        <w:r w:rsidDel="00000000" w:rsidR="00000000" w:rsidRPr="00000000">
          <w:rPr>
            <w:rFonts w:ascii="Inter" w:cs="Inter" w:eastAsia="Inter" w:hAnsi="Inter"/>
            <w:color w:val="0000ee"/>
            <w:sz w:val="20"/>
            <w:szCs w:val="20"/>
            <w:u w:val="single"/>
            <w:rtl w:val="0"/>
          </w:rPr>
          <w:t xml:space="preserve">Rich Pacheco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after="0" w:before="0" w:lineRule="auto"/>
        <w:ind w:left="0" w:firstLine="0"/>
        <w:rPr>
          <w:rFonts w:ascii="Inter" w:cs="Inter" w:eastAsia="Inter" w:hAnsi="Inter"/>
          <w:sz w:val="20"/>
          <w:szCs w:val="20"/>
        </w:rPr>
      </w:pPr>
      <w:bookmarkStart w:colFirst="0" w:colLast="0" w:name="_r1ekv9n5mo4i" w:id="3"/>
      <w:bookmarkEnd w:id="3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AE/ Implementation Notes Sections 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10">
            <w:pPr>
              <w:numPr>
                <w:ilvl w:val="1"/>
                <w:numId w:val="2"/>
              </w:numPr>
              <w:ind w:left="1440" w:hanging="360"/>
              <w:rPr>
                <w:sz w:val="20"/>
                <w:szCs w:val="20"/>
              </w:rPr>
            </w:pPr>
            <w:hyperlink r:id="rId9">
              <w:r w:rsidDel="00000000" w:rsidR="00000000" w:rsidRPr="00000000">
                <w:rPr>
                  <w:color w:val="0000ee"/>
                  <w:sz w:val="20"/>
                  <w:szCs w:val="20"/>
                  <w:u w:val="single"/>
                  <w:rtl w:val="0"/>
                </w:rPr>
                <w:t xml:space="preserve">Red Antler Implementation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Project ID set up</w:t>
            </w:r>
          </w:p>
          <w:p w:rsidR="00000000" w:rsidDel="00000000" w:rsidP="00000000" w:rsidRDefault="00000000" w:rsidRPr="00000000" w14:paraId="00000012">
            <w:pPr>
              <w:numPr>
                <w:ilvl w:val="1"/>
                <w:numId w:val="2"/>
              </w:numPr>
              <w:ind w:left="1440" w:hanging="360"/>
              <w:rPr>
                <w:sz w:val="20"/>
                <w:szCs w:val="20"/>
                <w:u w:val="none"/>
              </w:rPr>
            </w:pPr>
            <w:hyperlink r:id="rId10">
              <w:r w:rsidDel="00000000" w:rsidR="00000000" w:rsidRPr="00000000">
                <w:rPr>
                  <w:color w:val="0000ee"/>
                  <w:sz w:val="20"/>
                  <w:szCs w:val="20"/>
                  <w:u w:val="single"/>
                  <w:rtl w:val="0"/>
                </w:rPr>
                <w:t xml:space="preserve">Fat Earth | Project IDs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 - EXTERNAL {Do not touch}</w:t>
            </w:r>
          </w:p>
          <w:p w:rsidR="00000000" w:rsidDel="00000000" w:rsidP="00000000" w:rsidRDefault="00000000" w:rsidRPr="00000000" w14:paraId="00000013">
            <w:pPr>
              <w:numPr>
                <w:ilvl w:val="1"/>
                <w:numId w:val="2"/>
              </w:numPr>
              <w:ind w:left="1440" w:hanging="360"/>
              <w:rPr>
                <w:sz w:val="20"/>
                <w:szCs w:val="20"/>
                <w:u w:val="none"/>
              </w:rPr>
            </w:pPr>
            <w:hyperlink r:id="rId11">
              <w:r w:rsidDel="00000000" w:rsidR="00000000" w:rsidRPr="00000000">
                <w:rPr>
                  <w:color w:val="0000ee"/>
                  <w:sz w:val="20"/>
                  <w:szCs w:val="20"/>
                  <w:u w:val="single"/>
                  <w:rtl w:val="0"/>
                </w:rPr>
                <w:t xml:space="preserve">[Tabs Internal use] Fat Earth | Project IDs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pStyle w:val="Heading3"/>
        <w:keepNext w:val="0"/>
        <w:keepLines w:val="0"/>
        <w:spacing w:after="0" w:before="0" w:lineRule="auto"/>
        <w:ind w:left="0" w:firstLine="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rPr>
          <w:sz w:val="20"/>
          <w:szCs w:val="20"/>
        </w:rPr>
      </w:pPr>
      <w:bookmarkStart w:colFirst="0" w:colLast="0" w:name="_eyd60qhnw16" w:id="5"/>
      <w:bookmarkEnd w:id="5"/>
      <w:r w:rsidDel="00000000" w:rsidR="00000000" w:rsidRPr="00000000">
        <w:rPr>
          <w:sz w:val="20"/>
          <w:szCs w:val="20"/>
          <w:rtl w:val="0"/>
        </w:rPr>
        <w:t xml:space="preserve">Company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Red Antler LLC provides marketing services. The Company offers research, branding, naming, digital designing, engineering, and advertising services.</w:t>
        <w:br w:type="textWrapping"/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AM Notes</w:t>
      </w:r>
    </w:p>
    <w:p w:rsidR="00000000" w:rsidDel="00000000" w:rsidP="00000000" w:rsidRDefault="00000000" w:rsidRPr="00000000" w14:paraId="00000019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Larger / Enterprise account for Tabs (ACV ~$40k)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hyperlink r:id="rId12">
        <w:r w:rsidDel="00000000" w:rsidR="00000000" w:rsidRPr="00000000">
          <w:rPr>
            <w:color w:val="0000ee"/>
            <w:sz w:val="20"/>
            <w:szCs w:val="20"/>
            <w:u w:val="single"/>
            <w:rtl w:val="0"/>
          </w:rPr>
          <w:t xml:space="preserve">Red Antler x Tabs | 2024 Planning convo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hyperlink r:id="rId13">
        <w:r w:rsidDel="00000000" w:rsidR="00000000" w:rsidRPr="00000000">
          <w:rPr>
            <w:color w:val="0000ee"/>
            <w:sz w:val="20"/>
            <w:szCs w:val="20"/>
            <w:u w:val="single"/>
            <w:rtl w:val="0"/>
          </w:rPr>
          <w:t xml:space="preserve">Red Antler x Tabs | 2024 Partnership Follow up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hyperlink r:id="rId14">
        <w:r w:rsidDel="00000000" w:rsidR="00000000" w:rsidRPr="00000000">
          <w:rPr>
            <w:color w:val="0000ee"/>
            <w:sz w:val="20"/>
            <w:szCs w:val="20"/>
            <w:u w:val="single"/>
            <w:rtl w:val="0"/>
          </w:rPr>
          <w:t xml:space="preserve">Red Antler - Contracts onboarding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hyperlink r:id="rId15">
        <w:r w:rsidDel="00000000" w:rsidR="00000000" w:rsidRPr="00000000">
          <w:rPr>
            <w:color w:val="0000ee"/>
            <w:sz w:val="20"/>
            <w:szCs w:val="20"/>
            <w:u w:val="single"/>
            <w:rtl w:val="0"/>
          </w:rPr>
          <w:t xml:space="preserve">Red Antler - Description of Process.docx</w:t>
        </w:r>
      </w:hyperlink>
      <w:r w:rsidDel="00000000" w:rsidR="00000000" w:rsidRPr="00000000">
        <w:rPr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hyperlink r:id="rId16">
        <w:r w:rsidDel="00000000" w:rsidR="00000000" w:rsidRPr="00000000">
          <w:rPr>
            <w:color w:val="0000ee"/>
            <w:sz w:val="20"/>
            <w:szCs w:val="20"/>
            <w:u w:val="single"/>
            <w:rtl w:val="0"/>
          </w:rPr>
          <w:t xml:space="preserve">FAT EARTH Billing Process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rPr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sz w:val="20"/>
          <w:szCs w:val="20"/>
          <w:rtl w:val="0"/>
        </w:rPr>
        <w:t xml:space="preserve">Billing model</w:t>
      </w:r>
    </w:p>
    <w:p w:rsidR="00000000" w:rsidDel="00000000" w:rsidP="00000000" w:rsidRDefault="00000000" w:rsidRPr="00000000" w14:paraId="00000021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—---</w:t>
      </w:r>
    </w:p>
    <w:p w:rsidR="00000000" w:rsidDel="00000000" w:rsidP="00000000" w:rsidRDefault="00000000" w:rsidRPr="00000000" w14:paraId="00000022">
      <w:pPr>
        <w:ind w:left="0" w:firstLine="0"/>
        <w:rPr>
          <w:b w:val="1"/>
          <w:sz w:val="30"/>
          <w:szCs w:val="30"/>
        </w:rPr>
      </w:pPr>
      <w:commentRangeStart w:id="0"/>
      <w:r w:rsidDel="00000000" w:rsidR="00000000" w:rsidRPr="00000000">
        <w:rPr>
          <w:sz w:val="30"/>
          <w:szCs w:val="30"/>
          <w:rtl w:val="0"/>
        </w:rPr>
        <w:t xml:space="preserve">For </w:t>
      </w:r>
      <w:r w:rsidDel="00000000" w:rsidR="00000000" w:rsidRPr="00000000">
        <w:rPr>
          <w:b w:val="1"/>
          <w:sz w:val="30"/>
          <w:szCs w:val="30"/>
          <w:rtl w:val="0"/>
        </w:rPr>
        <w:t xml:space="preserve">Fat Earth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rPr>
          <w:sz w:val="20"/>
          <w:szCs w:val="20"/>
        </w:rPr>
      </w:pPr>
      <w:bookmarkStart w:colFirst="0" w:colLast="0" w:name="_ehqpo1qa5po" w:id="6"/>
      <w:bookmarkEnd w:id="6"/>
      <w:r w:rsidDel="00000000" w:rsidR="00000000" w:rsidRPr="00000000">
        <w:rPr>
          <w:sz w:val="20"/>
          <w:szCs w:val="20"/>
          <w:rtl w:val="0"/>
        </w:rPr>
        <w:t xml:space="preserve">Contract Processing Steps</w:t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renewal contracts, process all BTs under the renewal contract.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***Contracts that already have a Sent /Paid invoice cannot have their Billing Terms changed. </w:t>
      </w:r>
      <w:r w:rsidDel="00000000" w:rsidR="00000000" w:rsidRPr="00000000">
        <w:rPr>
          <w:sz w:val="20"/>
          <w:szCs w:val="20"/>
          <w:rtl w:val="0"/>
        </w:rPr>
        <w:t xml:space="preserve">New Edits / Additions / Requests from the merchant will have to go on an entirely new contract and will be on a separate invoice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When you see a sent invoice on the contact in garage, ask the US team to duplicate the contract to put the new BTs under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Customer</w:t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GL connected, Please search for a customer and select existing customer in dropdown</w:t>
      </w:r>
    </w:p>
    <w:p w:rsidR="00000000" w:rsidDel="00000000" w:rsidP="00000000" w:rsidRDefault="00000000" w:rsidRPr="00000000" w14:paraId="0000002B">
      <w:pPr>
        <w:numPr>
          <w:ilvl w:val="1"/>
          <w:numId w:val="8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there are duplicate customers with the same name go to the customers tab in Garage and search the customer. Use the customer ID associated with the Fat Earth merchant.</w:t>
      </w:r>
    </w:p>
    <w:p w:rsidR="00000000" w:rsidDel="00000000" w:rsidP="00000000" w:rsidRDefault="00000000" w:rsidRPr="00000000" w14:paraId="0000002C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285819" cy="2346429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5819" cy="2346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8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still unsure what customer to select, flag Ops Team </w:t>
      </w:r>
      <w:hyperlink r:id="rId18">
        <w:r w:rsidDel="00000000" w:rsidR="00000000" w:rsidRPr="00000000">
          <w:rPr>
            <w:color w:val="0000ee"/>
            <w:sz w:val="20"/>
            <w:szCs w:val="20"/>
            <w:u w:val="single"/>
            <w:rtl w:val="0"/>
          </w:rPr>
          <w:t xml:space="preserve">Chirag Manyapu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commentRangeStart w:id="1"/>
      <w:commentRangeStart w:id="2"/>
      <w:commentRangeStart w:id="3"/>
      <w:commentRangeStart w:id="4"/>
      <w:r w:rsidDel="00000000" w:rsidR="00000000" w:rsidRPr="00000000">
        <w:rPr>
          <w:sz w:val="20"/>
          <w:szCs w:val="20"/>
          <w:rtl w:val="0"/>
        </w:rPr>
        <w:t xml:space="preserve">If customer doesn’t exist, please reach out to CSM (Royce as backup) to ask the Fat Earth team to create a customer</w:t>
      </w:r>
      <w:commentRangeEnd w:id="1"/>
      <w:r w:rsidDel="00000000" w:rsidR="00000000" w:rsidRPr="00000000">
        <w:commentReference w:id="1"/>
      </w:r>
      <w:commentRangeEnd w:id="2"/>
      <w:r w:rsidDel="00000000" w:rsidR="00000000" w:rsidRPr="00000000">
        <w:commentReference w:id="2"/>
      </w:r>
      <w:commentRangeEnd w:id="3"/>
      <w:r w:rsidDel="00000000" w:rsidR="00000000" w:rsidRPr="00000000">
        <w:commentReference w:id="3"/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Billing cadence: Monthly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Default Payment Terms: Net 0 (if not listed in the contract)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>
          <w:b w:val="1"/>
          <w:i w:val="1"/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Default service term - ignore contract terms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Always create 12 invoices or in increments of 12, e.g., 12, 24, 36, etc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b w:val="1"/>
          <w:i w:val="1"/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The invoice start date should be in the 1st of the following month</w:t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I.e, if first invoice dates is Aug 22, 2023, the invoice should be updated to Sept 1, 2023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GL connected, Please search for a customer and selected existing customer in dropdown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no customers are found, please create a Tabs customers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Items: 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Mark all integration items as </w:t>
      </w:r>
      <w:r w:rsidDel="00000000" w:rsidR="00000000" w:rsidRPr="00000000">
        <w:rPr>
          <w:b w:val="1"/>
          <w:sz w:val="20"/>
          <w:szCs w:val="20"/>
          <w:rtl w:val="0"/>
        </w:rPr>
        <w:t xml:space="preserve">R</w:t>
      </w:r>
      <w:r w:rsidDel="00000000" w:rsidR="00000000" w:rsidRPr="00000000">
        <w:rPr>
          <w:b w:val="1"/>
          <w:sz w:val="20"/>
          <w:szCs w:val="20"/>
          <w:rtl w:val="0"/>
        </w:rPr>
        <w:t xml:space="preserve">etainer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any overage that Red Antler billed, they will use “</w:t>
      </w:r>
      <w:r w:rsidDel="00000000" w:rsidR="00000000" w:rsidRPr="00000000">
        <w:rPr>
          <w:b w:val="1"/>
          <w:sz w:val="20"/>
          <w:szCs w:val="20"/>
          <w:rtl w:val="0"/>
        </w:rPr>
        <w:t xml:space="preserve">Media Fee</w:t>
      </w:r>
      <w:r w:rsidDel="00000000" w:rsidR="00000000" w:rsidRPr="00000000">
        <w:rPr>
          <w:sz w:val="20"/>
          <w:szCs w:val="20"/>
          <w:rtl w:val="0"/>
        </w:rPr>
        <w:t xml:space="preserve">” (this will likely be created as a one-off items, and Red Antler will add these correctly)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Project ID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(1) Mike will create a project ID for any new customer 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(2) Sync Project ID via Garage secrets</w:t>
      </w:r>
    </w:p>
    <w:p w:rsidR="00000000" w:rsidDel="00000000" w:rsidP="00000000" w:rsidRDefault="00000000" w:rsidRPr="00000000" w14:paraId="0000003D">
      <w:pPr>
        <w:numPr>
          <w:ilvl w:val="2"/>
          <w:numId w:val="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Set Red Antler Project ID super power</w:t>
      </w:r>
    </w:p>
    <w:p w:rsidR="00000000" w:rsidDel="00000000" w:rsidP="00000000" w:rsidRDefault="00000000" w:rsidRPr="00000000" w14:paraId="0000003E">
      <w:pPr>
        <w:numPr>
          <w:ilvl w:val="2"/>
          <w:numId w:val="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Add Contract ID</w:t>
      </w:r>
    </w:p>
    <w:p w:rsidR="00000000" w:rsidDel="00000000" w:rsidP="00000000" w:rsidRDefault="00000000" w:rsidRPr="00000000" w14:paraId="0000003F">
      <w:pPr>
        <w:numPr>
          <w:ilvl w:val="2"/>
          <w:numId w:val="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Add Project ID</w:t>
      </w:r>
    </w:p>
    <w:p w:rsidR="00000000" w:rsidDel="00000000" w:rsidP="00000000" w:rsidRDefault="00000000" w:rsidRPr="00000000" w14:paraId="00000040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commentRangeStart w:id="5"/>
      <w:hyperlink r:id="rId1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https://www.loom.com/share/d85fc7f90fff4856b40941149775dca5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2"/>
          <w:numId w:val="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Loom Video for setting Project ID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(3) If project ID is not created follow the Project Creation Workflow below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Payment method </w:t>
      </w:r>
    </w:p>
    <w:p w:rsidR="00000000" w:rsidDel="00000000" w:rsidP="00000000" w:rsidRDefault="00000000" w:rsidRPr="00000000" w14:paraId="00000044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 merchant is defaulted to </w:t>
      </w:r>
      <w:r w:rsidDel="00000000" w:rsidR="00000000" w:rsidRPr="00000000">
        <w:rPr>
          <w:b w:val="1"/>
          <w:sz w:val="20"/>
          <w:szCs w:val="20"/>
          <w:rtl w:val="0"/>
        </w:rPr>
        <w:t xml:space="preserve">ACH credit </w:t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5 legacy customers should have </w:t>
      </w:r>
      <w:r w:rsidDel="00000000" w:rsidR="00000000" w:rsidRPr="00000000">
        <w:rPr>
          <w:b w:val="1"/>
          <w:sz w:val="20"/>
          <w:szCs w:val="20"/>
          <w:rtl w:val="0"/>
        </w:rPr>
        <w:t xml:space="preserve">CC payments</w:t>
      </w:r>
    </w:p>
    <w:p w:rsidR="00000000" w:rsidDel="00000000" w:rsidP="00000000" w:rsidRDefault="00000000" w:rsidRPr="00000000" w14:paraId="00000046">
      <w:pPr>
        <w:numPr>
          <w:ilvl w:val="2"/>
          <w:numId w:val="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Alison Lou</w:t>
      </w:r>
    </w:p>
    <w:p w:rsidR="00000000" w:rsidDel="00000000" w:rsidP="00000000" w:rsidRDefault="00000000" w:rsidRPr="00000000" w14:paraId="00000047">
      <w:pPr>
        <w:numPr>
          <w:ilvl w:val="2"/>
          <w:numId w:val="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Mod Bikes</w:t>
      </w:r>
    </w:p>
    <w:p w:rsidR="00000000" w:rsidDel="00000000" w:rsidP="00000000" w:rsidRDefault="00000000" w:rsidRPr="00000000" w14:paraId="00000048">
      <w:pPr>
        <w:numPr>
          <w:ilvl w:val="2"/>
          <w:numId w:val="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Ossio</w:t>
      </w:r>
    </w:p>
    <w:p w:rsidR="00000000" w:rsidDel="00000000" w:rsidP="00000000" w:rsidRDefault="00000000" w:rsidRPr="00000000" w14:paraId="00000049">
      <w:pPr>
        <w:numPr>
          <w:ilvl w:val="2"/>
          <w:numId w:val="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Velotric</w:t>
      </w:r>
    </w:p>
    <w:p w:rsidR="00000000" w:rsidDel="00000000" w:rsidP="00000000" w:rsidRDefault="00000000" w:rsidRPr="00000000" w14:paraId="0000004A">
      <w:pPr>
        <w:numPr>
          <w:ilvl w:val="2"/>
          <w:numId w:val="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Waterlust</w:t>
      </w:r>
    </w:p>
    <w:p w:rsidR="00000000" w:rsidDel="00000000" w:rsidP="00000000" w:rsidRDefault="00000000" w:rsidRPr="00000000" w14:paraId="0000004B">
      <w:pPr>
        <w:numPr>
          <w:ilvl w:val="2"/>
          <w:numId w:val="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Feals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Summary of Payment Config by Customer:</w:t>
      </w:r>
    </w:p>
    <w:p w:rsidR="00000000" w:rsidDel="00000000" w:rsidP="00000000" w:rsidRDefault="00000000" w:rsidRPr="00000000" w14:paraId="0000004D">
      <w:pPr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Credit Card should be turned OFF</w:t>
      </w:r>
    </w:p>
    <w:p w:rsidR="00000000" w:rsidDel="00000000" w:rsidP="00000000" w:rsidRDefault="00000000" w:rsidRPr="00000000" w14:paraId="0000004E">
      <w:pPr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Review by checking &amp; confirming it on the invoice PDF</w:t>
      </w:r>
    </w:p>
    <w:p w:rsidR="00000000" w:rsidDel="00000000" w:rsidP="00000000" w:rsidRDefault="00000000" w:rsidRPr="00000000" w14:paraId="0000004F">
      <w:pPr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List of customer ID are associated with the selection (when that change, we need to update it and reset payments) - csv </w:t>
      </w:r>
      <w:hyperlink r:id="rId2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Ops to send slack bot notifications once processed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ins w:author="Royce Kok" w:id="0" w:date="2024-10-20T20:56:22Z"/>
          <w:b w:val="1"/>
          <w:sz w:val="28"/>
          <w:szCs w:val="28"/>
          <w:rPrChange w:author="Royce Kok" w:id="1" w:date="2024-10-20T20:56:22Z">
            <w:rPr>
              <w:sz w:val="20"/>
              <w:szCs w:val="20"/>
              <w:highlight w:val="yellow"/>
            </w:rPr>
          </w:rPrChange>
        </w:rPr>
      </w:pPr>
      <w:ins w:author="Royce Kok" w:id="0" w:date="2024-10-20T20:56:22Z">
        <w:commentRangeStart w:id="6"/>
        <w:commentRangeStart w:id="6"/>
        <w:commentRangeEnd w:id="6"/>
        <w:r w:rsidDel="00000000" w:rsidR="00000000" w:rsidRPr="00000000">
          <w:commentReference w:id="6"/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52">
      <w:pPr>
        <w:rPr>
          <w:ins w:author="Royce Kok" w:id="0" w:date="2024-10-20T20:56:22Z"/>
          <w:b w:val="1"/>
          <w:sz w:val="28"/>
          <w:szCs w:val="28"/>
          <w:rPrChange w:author="Royce Kok" w:id="1" w:date="2024-10-20T20:56:22Z">
            <w:rPr>
              <w:sz w:val="20"/>
              <w:szCs w:val="20"/>
              <w:highlight w:val="yellow"/>
            </w:rPr>
          </w:rPrChange>
        </w:rPr>
      </w:pPr>
      <w:ins w:author="Royce Kok" w:id="0" w:date="2024-10-20T20:56:22Z">
        <w:r w:rsidDel="00000000" w:rsidR="00000000" w:rsidRPr="00000000">
          <w:rPr>
            <w:b w:val="1"/>
            <w:sz w:val="28"/>
            <w:szCs w:val="28"/>
            <w:rtl w:val="0"/>
            <w:rPrChange w:author="Royce Kok" w:id="1" w:date="2024-10-20T20:56:22Z">
              <w:rPr>
                <w:sz w:val="20"/>
                <w:szCs w:val="20"/>
                <w:highlight w:val="yellow"/>
              </w:rPr>
            </w:rPrChange>
          </w:rPr>
          <w:t xml:space="preserve">Project Creation Workflow</w:t>
        </w:r>
      </w:ins>
    </w:p>
    <w:p w:rsidR="00000000" w:rsidDel="00000000" w:rsidP="00000000" w:rsidRDefault="00000000" w:rsidRPr="00000000" w14:paraId="00000053">
      <w:pPr>
        <w:rPr>
          <w:ins w:author="Royce Kok" w:id="0" w:date="2024-10-20T20:56:22Z"/>
          <w:b w:val="1"/>
          <w:sz w:val="28"/>
          <w:szCs w:val="28"/>
          <w:rPrChange w:author="Royce Kok" w:id="1" w:date="2024-10-20T20:56:22Z">
            <w:rPr>
              <w:sz w:val="20"/>
              <w:szCs w:val="20"/>
              <w:highlight w:val="yellow"/>
            </w:rPr>
          </w:rPrChange>
        </w:rPr>
      </w:pPr>
      <w:ins w:author="Royce Kok" w:id="0" w:date="2024-10-20T20:56:22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54">
      <w:pPr>
        <w:rPr>
          <w:ins w:author="Royce Kok" w:id="0" w:date="2024-10-20T20:56:22Z"/>
          <w:rPrChange w:author="Royce Kok" w:id="1" w:date="2024-10-20T20:56:22Z">
            <w:rPr>
              <w:sz w:val="20"/>
              <w:szCs w:val="20"/>
              <w:highlight w:val="yellow"/>
            </w:rPr>
          </w:rPrChange>
        </w:rPr>
      </w:pPr>
      <w:ins w:author="Royce Kok" w:id="0" w:date="2024-10-20T20:56:22Z">
        <w:r w:rsidDel="00000000" w:rsidR="00000000" w:rsidRPr="00000000">
          <w:rPr>
            <w:rtl w:val="0"/>
            <w:rPrChange w:author="Royce Kok" w:id="1" w:date="2024-10-20T20:56:22Z">
              <w:rPr>
                <w:sz w:val="20"/>
                <w:szCs w:val="20"/>
                <w:highlight w:val="yellow"/>
              </w:rPr>
            </w:rPrChange>
          </w:rPr>
          <w:t xml:space="preserve">In order to create a project, we need a few of the following data fields. </w:t>
        </w:r>
      </w:ins>
    </w:p>
    <w:p w:rsidR="00000000" w:rsidDel="00000000" w:rsidP="00000000" w:rsidRDefault="00000000" w:rsidRPr="00000000" w14:paraId="00000055">
      <w:pPr>
        <w:rPr>
          <w:ins w:author="Royce Kok" w:id="0" w:date="2024-10-20T20:56:22Z"/>
          <w:rPrChange w:author="Royce Kok" w:id="1" w:date="2024-10-20T20:56:22Z">
            <w:rPr>
              <w:sz w:val="20"/>
              <w:szCs w:val="20"/>
              <w:highlight w:val="yellow"/>
            </w:rPr>
          </w:rPrChange>
        </w:rPr>
      </w:pPr>
      <w:ins w:author="Royce Kok" w:id="0" w:date="2024-10-20T20:56:22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56">
      <w:pPr>
        <w:numPr>
          <w:ilvl w:val="0"/>
          <w:numId w:val="7"/>
        </w:numPr>
        <w:ind w:left="720" w:hanging="360"/>
        <w:rPr>
          <w:ins w:author="Royce Kok" w:id="0" w:date="2024-10-20T20:56:22Z"/>
          <w:rFonts w:ascii="Inter" w:cs="Inter" w:eastAsia="Inter" w:hAnsi="Inter"/>
        </w:rPr>
      </w:pPr>
      <w:ins w:author="Royce Kok" w:id="0" w:date="2024-10-20T20:56:22Z">
        <w:r w:rsidDel="00000000" w:rsidR="00000000" w:rsidRPr="00000000">
          <w:rPr>
            <w:rtl w:val="0"/>
            <w:rPrChange w:author="Royce Kok" w:id="1" w:date="2024-10-20T20:56:22Z">
              <w:rPr>
                <w:sz w:val="20"/>
                <w:szCs w:val="20"/>
                <w:highlight w:val="yellow"/>
              </w:rPr>
            </w:rPrChange>
          </w:rPr>
          <w:t xml:space="preserve">First navigate to Garage Secrets </w:t>
        </w:r>
        <w:r w:rsidDel="00000000" w:rsidR="00000000" w:rsidRPr="00000000">
          <w:fldChar w:fldCharType="begin"/>
        </w:r>
        <w:r w:rsidDel="00000000" w:rsidR="00000000" w:rsidRPr="00000000">
          <w:instrText xml:space="preserve">HYPERLINK "https://garage.tabsplatform.com/prod/secrets"</w:instrText>
        </w:r>
        <w:r w:rsidDel="00000000" w:rsidR="00000000" w:rsidRPr="00000000">
          <w:fldChar w:fldCharType="separate"/>
        </w:r>
        <w:r w:rsidDel="00000000" w:rsidR="00000000" w:rsidRPr="00000000">
          <w:rPr>
            <w:color w:val="1155cc"/>
            <w:u w:val="single"/>
            <w:rtl w:val="0"/>
          </w:rPr>
          <w:t xml:space="preserve">https://garage.tabsplatform.com/prod/secrets</w:t>
        </w:r>
        <w:r w:rsidDel="00000000" w:rsidR="00000000" w:rsidRPr="00000000">
          <w:fldChar w:fldCharType="end"/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57">
      <w:pPr>
        <w:numPr>
          <w:ilvl w:val="0"/>
          <w:numId w:val="7"/>
        </w:numPr>
        <w:ind w:left="720" w:hanging="360"/>
        <w:rPr>
          <w:ins w:author="Royce Kok" w:id="0" w:date="2024-10-20T20:56:22Z"/>
          <w:rFonts w:ascii="Inter" w:cs="Inter" w:eastAsia="Inter" w:hAnsi="Inter"/>
        </w:rPr>
      </w:pPr>
      <w:ins w:author="Royce Kok" w:id="0" w:date="2024-10-20T20:56:22Z">
        <w:r w:rsidDel="00000000" w:rsidR="00000000" w:rsidRPr="00000000">
          <w:rPr>
            <w:rtl w:val="0"/>
            <w:rPrChange w:author="Royce Kok" w:id="1" w:date="2024-10-20T20:56:22Z">
              <w:rPr>
                <w:sz w:val="20"/>
                <w:szCs w:val="20"/>
                <w:highlight w:val="yellow"/>
              </w:rPr>
            </w:rPrChange>
          </w:rPr>
          <w:t xml:space="preserve">Use Super Power “Create Red Antler Project”</w:t>
        </w:r>
      </w:ins>
    </w:p>
    <w:p w:rsidR="00000000" w:rsidDel="00000000" w:rsidP="00000000" w:rsidRDefault="00000000" w:rsidRPr="00000000" w14:paraId="00000058">
      <w:pPr>
        <w:numPr>
          <w:ilvl w:val="0"/>
          <w:numId w:val="7"/>
        </w:numPr>
        <w:ind w:left="720" w:hanging="360"/>
        <w:rPr>
          <w:ins w:author="Royce Kok" w:id="0" w:date="2024-10-20T20:56:22Z"/>
          <w:rFonts w:ascii="Inter" w:cs="Inter" w:eastAsia="Inter" w:hAnsi="Inter"/>
        </w:rPr>
      </w:pPr>
      <w:ins w:author="Royce Kok" w:id="0" w:date="2024-10-20T20:56:22Z">
        <w:r w:rsidDel="00000000" w:rsidR="00000000" w:rsidRPr="00000000">
          <w:rPr>
            <w:rtl w:val="0"/>
            <w:rPrChange w:author="Royce Kok" w:id="1" w:date="2024-10-20T20:56:22Z">
              <w:rPr>
                <w:sz w:val="20"/>
                <w:szCs w:val="20"/>
                <w:highlight w:val="yellow"/>
              </w:rPr>
            </w:rPrChange>
          </w:rPr>
          <w:t xml:space="preserve">Get the </w:t>
        </w:r>
        <w:r w:rsidDel="00000000" w:rsidR="00000000" w:rsidRPr="00000000">
          <w:rPr>
            <w:b w:val="1"/>
            <w:rtl w:val="0"/>
            <w:rPrChange w:author="Royce Kok" w:id="1" w:date="2024-10-20T20:56:22Z">
              <w:rPr>
                <w:sz w:val="20"/>
                <w:szCs w:val="20"/>
                <w:highlight w:val="yellow"/>
              </w:rPr>
            </w:rPrChange>
          </w:rPr>
          <w:t xml:space="preserve">Merchant ID</w:t>
        </w:r>
      </w:ins>
    </w:p>
    <w:p w:rsidR="00000000" w:rsidDel="00000000" w:rsidP="00000000" w:rsidRDefault="00000000" w:rsidRPr="00000000" w14:paraId="00000059">
      <w:pPr>
        <w:numPr>
          <w:ilvl w:val="1"/>
          <w:numId w:val="7"/>
        </w:numPr>
        <w:ind w:left="1440" w:hanging="360"/>
        <w:rPr>
          <w:ins w:author="Royce Kok" w:id="0" w:date="2024-10-20T20:56:22Z"/>
          <w:rFonts w:ascii="Inter" w:cs="Inter" w:eastAsia="Inter" w:hAnsi="Inter"/>
        </w:rPr>
      </w:pPr>
      <w:ins w:author="Royce Kok" w:id="0" w:date="2024-10-20T20:56:22Z">
        <w:r w:rsidDel="00000000" w:rsidR="00000000" w:rsidRPr="00000000">
          <w:rPr>
            <w:rtl w:val="0"/>
            <w:rPrChange w:author="Royce Kok" w:id="1" w:date="2024-10-20T20:56:22Z">
              <w:rPr>
                <w:sz w:val="20"/>
                <w:szCs w:val="20"/>
                <w:highlight w:val="yellow"/>
              </w:rPr>
            </w:rPrChange>
          </w:rPr>
          <w:t xml:space="preserve">Obtained via Garage</w:t>
        </w:r>
      </w:ins>
    </w:p>
    <w:p w:rsidR="00000000" w:rsidDel="00000000" w:rsidP="00000000" w:rsidRDefault="00000000" w:rsidRPr="00000000" w14:paraId="0000005A">
      <w:pPr>
        <w:numPr>
          <w:ilvl w:val="0"/>
          <w:numId w:val="7"/>
        </w:numPr>
        <w:ind w:left="720" w:hanging="360"/>
        <w:rPr>
          <w:ins w:author="Royce Kok" w:id="0" w:date="2024-10-20T20:56:22Z"/>
          <w:rFonts w:ascii="Inter" w:cs="Inter" w:eastAsia="Inter" w:hAnsi="Inter"/>
        </w:rPr>
      </w:pPr>
      <w:ins w:author="Royce Kok" w:id="0" w:date="2024-10-20T20:56:22Z">
        <w:r w:rsidDel="00000000" w:rsidR="00000000" w:rsidRPr="00000000">
          <w:rPr>
            <w:rtl w:val="0"/>
            <w:rPrChange w:author="Royce Kok" w:id="1" w:date="2024-10-20T20:56:22Z">
              <w:rPr>
                <w:sz w:val="20"/>
                <w:szCs w:val="20"/>
                <w:highlight w:val="yellow"/>
              </w:rPr>
            </w:rPrChange>
          </w:rPr>
          <w:t xml:space="preserve">Get the </w:t>
        </w:r>
        <w:r w:rsidDel="00000000" w:rsidR="00000000" w:rsidRPr="00000000">
          <w:rPr>
            <w:b w:val="1"/>
            <w:rtl w:val="0"/>
            <w:rPrChange w:author="Royce Kok" w:id="1" w:date="2024-10-20T20:56:22Z">
              <w:rPr>
                <w:sz w:val="20"/>
                <w:szCs w:val="20"/>
                <w:highlight w:val="yellow"/>
              </w:rPr>
            </w:rPrChange>
          </w:rPr>
          <w:t xml:space="preserve">Customer ID</w:t>
        </w:r>
      </w:ins>
    </w:p>
    <w:p w:rsidR="00000000" w:rsidDel="00000000" w:rsidP="00000000" w:rsidRDefault="00000000" w:rsidRPr="00000000" w14:paraId="0000005B">
      <w:pPr>
        <w:numPr>
          <w:ilvl w:val="1"/>
          <w:numId w:val="7"/>
        </w:numPr>
        <w:ind w:left="1440" w:hanging="360"/>
        <w:rPr>
          <w:ins w:author="Royce Kok" w:id="0" w:date="2024-10-20T20:56:22Z"/>
          <w:rFonts w:ascii="Inter" w:cs="Inter" w:eastAsia="Inter" w:hAnsi="Inter"/>
        </w:rPr>
      </w:pPr>
      <w:ins w:author="Royce Kok" w:id="0" w:date="2024-10-20T20:56:22Z">
        <w:r w:rsidDel="00000000" w:rsidR="00000000" w:rsidRPr="00000000">
          <w:rPr>
            <w:rtl w:val="0"/>
            <w:rPrChange w:author="Royce Kok" w:id="1" w:date="2024-10-20T20:56:22Z">
              <w:rPr>
                <w:sz w:val="20"/>
                <w:szCs w:val="20"/>
                <w:highlight w:val="yellow"/>
              </w:rPr>
            </w:rPrChange>
          </w:rPr>
          <w:t xml:space="preserve">Obtain via Garage</w:t>
        </w:r>
      </w:ins>
    </w:p>
    <w:p w:rsidR="00000000" w:rsidDel="00000000" w:rsidP="00000000" w:rsidRDefault="00000000" w:rsidRPr="00000000" w14:paraId="0000005C">
      <w:pPr>
        <w:numPr>
          <w:ilvl w:val="0"/>
          <w:numId w:val="7"/>
        </w:numPr>
        <w:ind w:left="720" w:hanging="360"/>
        <w:rPr>
          <w:ins w:author="Royce Kok" w:id="0" w:date="2024-10-20T20:56:22Z"/>
          <w:rFonts w:ascii="Inter" w:cs="Inter" w:eastAsia="Inter" w:hAnsi="Inter"/>
        </w:rPr>
      </w:pPr>
      <w:ins w:author="Royce Kok" w:id="0" w:date="2024-10-20T20:56:22Z">
        <w:r w:rsidDel="00000000" w:rsidR="00000000" w:rsidRPr="00000000">
          <w:rPr>
            <w:rtl w:val="0"/>
            <w:rPrChange w:author="Royce Kok" w:id="1" w:date="2024-10-20T20:56:22Z">
              <w:rPr>
                <w:sz w:val="20"/>
                <w:szCs w:val="20"/>
                <w:highlight w:val="yellow"/>
              </w:rPr>
            </w:rPrChange>
          </w:rPr>
          <w:t xml:space="preserve">Determine and populate the </w:t>
        </w:r>
        <w:r w:rsidDel="00000000" w:rsidR="00000000" w:rsidRPr="00000000">
          <w:rPr>
            <w:b w:val="1"/>
            <w:rtl w:val="0"/>
            <w:rPrChange w:author="Royce Kok" w:id="1" w:date="2024-10-20T20:56:22Z">
              <w:rPr>
                <w:sz w:val="20"/>
                <w:szCs w:val="20"/>
                <w:highlight w:val="yellow"/>
              </w:rPr>
            </w:rPrChange>
          </w:rPr>
          <w:t xml:space="preserve">Project Name</w:t>
        </w:r>
      </w:ins>
    </w:p>
    <w:p w:rsidR="00000000" w:rsidDel="00000000" w:rsidP="00000000" w:rsidRDefault="00000000" w:rsidRPr="00000000" w14:paraId="0000005D">
      <w:pPr>
        <w:numPr>
          <w:ilvl w:val="1"/>
          <w:numId w:val="7"/>
        </w:numPr>
        <w:ind w:left="1440" w:hanging="360"/>
        <w:rPr>
          <w:ins w:author="Royce Kok" w:id="0" w:date="2024-10-20T20:56:22Z"/>
          <w:rFonts w:ascii="Inter" w:cs="Inter" w:eastAsia="Inter" w:hAnsi="Inter"/>
        </w:rPr>
      </w:pPr>
      <w:ins w:author="Royce Kok" w:id="0" w:date="2024-10-20T20:56:22Z">
        <w:r w:rsidDel="00000000" w:rsidR="00000000" w:rsidRPr="00000000">
          <w:rPr>
            <w:rtl w:val="0"/>
            <w:rPrChange w:author="Royce Kok" w:id="1" w:date="2024-10-20T20:56:22Z">
              <w:rPr>
                <w:sz w:val="20"/>
                <w:szCs w:val="20"/>
                <w:highlight w:val="yellow"/>
              </w:rPr>
            </w:rPrChange>
          </w:rPr>
          <w:t xml:space="preserve">Naming convention “</w:t>
        </w:r>
        <w:r w:rsidDel="00000000" w:rsidR="00000000" w:rsidRPr="00000000">
          <w:rPr>
            <w:rFonts w:ascii="Calibri" w:cs="Calibri" w:eastAsia="Calibri" w:hAnsi="Calibri"/>
            <w:shd w:fill="fff2cc" w:val="clear"/>
            <w:rtl w:val="0"/>
            <w:rPrChange w:author="Royce Kok" w:id="1" w:date="2024-10-20T20:56:22Z">
              <w:rPr>
                <w:sz w:val="20"/>
                <w:szCs w:val="20"/>
                <w:highlight w:val="yellow"/>
              </w:rPr>
            </w:rPrChange>
          </w:rPr>
          <w:t xml:space="preserve">“SOW #X: PROJECT NAME”</w:t>
        </w:r>
      </w:ins>
    </w:p>
    <w:p w:rsidR="00000000" w:rsidDel="00000000" w:rsidP="00000000" w:rsidRDefault="00000000" w:rsidRPr="00000000" w14:paraId="0000005E">
      <w:pPr>
        <w:numPr>
          <w:ilvl w:val="1"/>
          <w:numId w:val="7"/>
        </w:numPr>
        <w:ind w:left="1440" w:hanging="360"/>
        <w:rPr>
          <w:ins w:author="Royce Kok" w:id="0" w:date="2024-10-20T20:56:22Z"/>
          <w:rFonts w:ascii="Inter" w:cs="Inter" w:eastAsia="Inter" w:hAnsi="Inter"/>
        </w:rPr>
      </w:pPr>
      <w:ins w:author="Royce Kok" w:id="0" w:date="2024-10-20T20:56:22Z">
        <w:r w:rsidDel="00000000" w:rsidR="00000000" w:rsidRPr="00000000">
          <w:rPr>
            <w:rtl w:val="0"/>
            <w:rPrChange w:author="Royce Kok" w:id="1" w:date="2024-10-20T20:56:22Z">
              <w:rPr>
                <w:sz w:val="20"/>
                <w:szCs w:val="20"/>
                <w:highlight w:val="yellow"/>
              </w:rPr>
            </w:rPrChange>
          </w:rPr>
          <w:t xml:space="preserve">The Project Name is available on the email where the contract comes from</w:t>
        </w:r>
      </w:ins>
    </w:p>
    <w:p w:rsidR="00000000" w:rsidDel="00000000" w:rsidP="00000000" w:rsidRDefault="00000000" w:rsidRPr="00000000" w14:paraId="0000005F">
      <w:pPr>
        <w:numPr>
          <w:ilvl w:val="0"/>
          <w:numId w:val="7"/>
        </w:numPr>
        <w:ind w:left="720" w:hanging="360"/>
        <w:rPr>
          <w:ins w:author="Royce Kok" w:id="0" w:date="2024-10-20T20:56:22Z"/>
          <w:rFonts w:ascii="Inter" w:cs="Inter" w:eastAsia="Inter" w:hAnsi="Inter"/>
        </w:rPr>
      </w:pPr>
      <w:ins w:author="Royce Kok" w:id="0" w:date="2024-10-20T20:56:22Z">
        <w:r w:rsidDel="00000000" w:rsidR="00000000" w:rsidRPr="00000000">
          <w:rPr>
            <w:rtl w:val="0"/>
            <w:rPrChange w:author="Royce Kok" w:id="1" w:date="2024-10-20T20:56:22Z">
              <w:rPr>
                <w:sz w:val="20"/>
                <w:szCs w:val="20"/>
                <w:highlight w:val="yellow"/>
              </w:rPr>
            </w:rPrChange>
          </w:rPr>
          <w:t xml:space="preserve">Determine and populate the </w:t>
        </w:r>
        <w:r w:rsidDel="00000000" w:rsidR="00000000" w:rsidRPr="00000000">
          <w:rPr>
            <w:b w:val="1"/>
            <w:rtl w:val="0"/>
            <w:rPrChange w:author="Royce Kok" w:id="1" w:date="2024-10-20T20:56:22Z">
              <w:rPr>
                <w:sz w:val="20"/>
                <w:szCs w:val="20"/>
                <w:highlight w:val="yellow"/>
              </w:rPr>
            </w:rPrChange>
          </w:rPr>
          <w:t xml:space="preserve">Project Type ID</w:t>
        </w:r>
      </w:ins>
    </w:p>
    <w:p w:rsidR="00000000" w:rsidDel="00000000" w:rsidP="00000000" w:rsidRDefault="00000000" w:rsidRPr="00000000" w14:paraId="00000060">
      <w:pPr>
        <w:numPr>
          <w:ilvl w:val="1"/>
          <w:numId w:val="7"/>
        </w:numPr>
        <w:ind w:left="1440" w:hanging="360"/>
        <w:rPr>
          <w:ins w:author="Royce Kok" w:id="0" w:date="2024-10-20T20:56:22Z"/>
          <w:rFonts w:ascii="Inter" w:cs="Inter" w:eastAsia="Inter" w:hAnsi="Inter"/>
        </w:rPr>
      </w:pPr>
      <w:ins w:author="Royce Kok" w:id="0" w:date="2024-10-20T20:56:22Z">
        <w:r w:rsidDel="00000000" w:rsidR="00000000" w:rsidRPr="00000000">
          <w:rPr>
            <w:rtl w:val="0"/>
            <w:rPrChange w:author="Royce Kok" w:id="1" w:date="2024-10-20T20:56:22Z">
              <w:rPr>
                <w:sz w:val="20"/>
                <w:szCs w:val="20"/>
                <w:highlight w:val="yellow"/>
              </w:rPr>
            </w:rPrChange>
          </w:rPr>
          <w:t xml:space="preserve">Options are as follows and use guidance from the contract email</w:t>
        </w:r>
      </w:ins>
    </w:p>
    <w:p w:rsidR="00000000" w:rsidDel="00000000" w:rsidP="00000000" w:rsidRDefault="00000000" w:rsidRPr="00000000" w14:paraId="00000061">
      <w:pPr>
        <w:numPr>
          <w:ilvl w:val="2"/>
          <w:numId w:val="7"/>
        </w:numPr>
        <w:ind w:left="2160" w:hanging="360"/>
        <w:rPr>
          <w:ins w:author="Royce Kok" w:id="0" w:date="2024-10-20T20:56:22Z"/>
          <w:rFonts w:ascii="Inter" w:cs="Inter" w:eastAsia="Inter" w:hAnsi="Inter"/>
        </w:rPr>
      </w:pPr>
      <w:ins w:author="Royce Kok" w:id="0" w:date="2024-10-20T20:56:22Z">
        <w:r w:rsidDel="00000000" w:rsidR="00000000" w:rsidRPr="00000000">
          <w:rPr>
            <w:rtl w:val="0"/>
            <w:rPrChange w:author="Royce Kok" w:id="1" w:date="2024-10-20T20:56:22Z">
              <w:rPr>
                <w:sz w:val="20"/>
                <w:szCs w:val="20"/>
                <w:highlight w:val="yellow"/>
              </w:rPr>
            </w:rPrChange>
          </w:rPr>
          <w:t xml:space="preserve">internal = 1</w:t>
        </w:r>
      </w:ins>
    </w:p>
    <w:p w:rsidR="00000000" w:rsidDel="00000000" w:rsidP="00000000" w:rsidRDefault="00000000" w:rsidRPr="00000000" w14:paraId="00000062">
      <w:pPr>
        <w:numPr>
          <w:ilvl w:val="2"/>
          <w:numId w:val="7"/>
        </w:numPr>
        <w:ind w:left="2160" w:hanging="360"/>
        <w:rPr>
          <w:ins w:author="Royce Kok" w:id="0" w:date="2024-10-20T20:56:22Z"/>
          <w:rFonts w:ascii="Inter" w:cs="Inter" w:eastAsia="Inter" w:hAnsi="Inter"/>
        </w:rPr>
      </w:pPr>
      <w:ins w:author="Royce Kok" w:id="0" w:date="2024-10-20T20:56:22Z">
        <w:r w:rsidDel="00000000" w:rsidR="00000000" w:rsidRPr="00000000">
          <w:rPr>
            <w:rtl w:val="0"/>
            <w:rPrChange w:author="Royce Kok" w:id="1" w:date="2024-10-20T20:56:22Z">
              <w:rPr>
                <w:sz w:val="20"/>
                <w:szCs w:val="20"/>
                <w:highlight w:val="yellow"/>
              </w:rPr>
            </w:rPrChange>
          </w:rPr>
          <w:t xml:space="preserve">client non billable = 2</w:t>
        </w:r>
      </w:ins>
    </w:p>
    <w:p w:rsidR="00000000" w:rsidDel="00000000" w:rsidP="00000000" w:rsidRDefault="00000000" w:rsidRPr="00000000" w14:paraId="00000063">
      <w:pPr>
        <w:numPr>
          <w:ilvl w:val="2"/>
          <w:numId w:val="7"/>
        </w:numPr>
        <w:ind w:left="2160" w:hanging="360"/>
        <w:rPr>
          <w:ins w:author="Royce Kok" w:id="0" w:date="2024-10-20T20:56:22Z"/>
          <w:rFonts w:ascii="Inter" w:cs="Inter" w:eastAsia="Inter" w:hAnsi="Inter"/>
        </w:rPr>
      </w:pPr>
      <w:ins w:author="Royce Kok" w:id="0" w:date="2024-10-20T20:56:22Z">
        <w:r w:rsidDel="00000000" w:rsidR="00000000" w:rsidRPr="00000000">
          <w:rPr>
            <w:rtl w:val="0"/>
            <w:rPrChange w:author="Royce Kok" w:id="1" w:date="2024-10-20T20:56:22Z">
              <w:rPr>
                <w:sz w:val="20"/>
                <w:szCs w:val="20"/>
                <w:highlight w:val="yellow"/>
              </w:rPr>
            </w:rPrChange>
          </w:rPr>
          <w:t xml:space="preserve">client billable-oop = 3</w:t>
        </w:r>
      </w:ins>
    </w:p>
    <w:p w:rsidR="00000000" w:rsidDel="00000000" w:rsidP="00000000" w:rsidRDefault="00000000" w:rsidRPr="00000000" w14:paraId="00000064">
      <w:pPr>
        <w:numPr>
          <w:ilvl w:val="2"/>
          <w:numId w:val="7"/>
        </w:numPr>
        <w:ind w:left="2160" w:hanging="360"/>
        <w:rPr>
          <w:ins w:author="Royce Kok" w:id="0" w:date="2024-10-20T20:56:22Z"/>
          <w:rFonts w:ascii="Inter" w:cs="Inter" w:eastAsia="Inter" w:hAnsi="Inter"/>
        </w:rPr>
      </w:pPr>
      <w:ins w:author="Royce Kok" w:id="0" w:date="2024-10-20T20:56:22Z">
        <w:r w:rsidDel="00000000" w:rsidR="00000000" w:rsidRPr="00000000">
          <w:rPr>
            <w:rtl w:val="0"/>
            <w:rPrChange w:author="Royce Kok" w:id="1" w:date="2024-10-20T20:56:22Z">
              <w:rPr>
                <w:sz w:val="20"/>
                <w:szCs w:val="20"/>
                <w:highlight w:val="yellow"/>
              </w:rPr>
            </w:rPrChange>
          </w:rPr>
          <w:t xml:space="preserve">client billable-fee = 4</w:t>
        </w:r>
      </w:ins>
    </w:p>
    <w:p w:rsidR="00000000" w:rsidDel="00000000" w:rsidP="00000000" w:rsidRDefault="00000000" w:rsidRPr="00000000" w14:paraId="00000065">
      <w:pPr>
        <w:numPr>
          <w:ilvl w:val="0"/>
          <w:numId w:val="7"/>
        </w:numPr>
        <w:ind w:left="720" w:hanging="360"/>
        <w:rPr>
          <w:ins w:author="Royce Kok" w:id="0" w:date="2024-10-20T20:56:22Z"/>
          <w:rFonts w:ascii="Inter" w:cs="Inter" w:eastAsia="Inter" w:hAnsi="Inter"/>
        </w:rPr>
      </w:pPr>
      <w:ins w:author="Royce Kok" w:id="0" w:date="2024-10-20T20:56:22Z">
        <w:r w:rsidDel="00000000" w:rsidR="00000000" w:rsidRPr="00000000">
          <w:rPr>
            <w:rtl w:val="0"/>
            <w:rPrChange w:author="Royce Kok" w:id="1" w:date="2024-10-20T20:56:22Z">
              <w:rPr>
                <w:sz w:val="20"/>
                <w:szCs w:val="20"/>
                <w:highlight w:val="yellow"/>
              </w:rPr>
            </w:rPrChange>
          </w:rPr>
          <w:t xml:space="preserve">Determine and populate the </w:t>
        </w:r>
        <w:r w:rsidDel="00000000" w:rsidR="00000000" w:rsidRPr="00000000">
          <w:rPr>
            <w:b w:val="1"/>
            <w:rtl w:val="0"/>
            <w:rPrChange w:author="Royce Kok" w:id="1" w:date="2024-10-20T20:56:22Z">
              <w:rPr>
                <w:sz w:val="20"/>
                <w:szCs w:val="20"/>
                <w:highlight w:val="yellow"/>
              </w:rPr>
            </w:rPrChange>
          </w:rPr>
          <w:t xml:space="preserve">Business Type ID</w:t>
        </w:r>
      </w:ins>
    </w:p>
    <w:p w:rsidR="00000000" w:rsidDel="00000000" w:rsidP="00000000" w:rsidRDefault="00000000" w:rsidRPr="00000000" w14:paraId="00000066">
      <w:pPr>
        <w:numPr>
          <w:ilvl w:val="1"/>
          <w:numId w:val="7"/>
        </w:numPr>
        <w:ind w:left="1440" w:hanging="360"/>
        <w:rPr>
          <w:ins w:author="Royce Kok" w:id="0" w:date="2024-10-20T20:56:22Z"/>
          <w:rFonts w:ascii="Inter" w:cs="Inter" w:eastAsia="Inter" w:hAnsi="Inter"/>
        </w:rPr>
      </w:pPr>
      <w:ins w:author="Royce Kok" w:id="0" w:date="2024-10-20T20:56:22Z">
        <w:r w:rsidDel="00000000" w:rsidR="00000000" w:rsidRPr="00000000">
          <w:rPr>
            <w:rtl w:val="0"/>
            <w:rPrChange w:author="Royce Kok" w:id="1" w:date="2024-10-20T20:56:22Z">
              <w:rPr>
                <w:sz w:val="20"/>
                <w:szCs w:val="20"/>
                <w:highlight w:val="yellow"/>
              </w:rPr>
            </w:rPrChange>
          </w:rPr>
          <w:t xml:space="preserve">Options are as follows and use guidance from the contract email</w:t>
        </w:r>
      </w:ins>
    </w:p>
    <w:p w:rsidR="00000000" w:rsidDel="00000000" w:rsidP="00000000" w:rsidRDefault="00000000" w:rsidRPr="00000000" w14:paraId="00000067">
      <w:pPr>
        <w:numPr>
          <w:ilvl w:val="2"/>
          <w:numId w:val="7"/>
        </w:numPr>
        <w:ind w:left="2160" w:hanging="360"/>
        <w:rPr>
          <w:ins w:author="Royce Kok" w:id="0" w:date="2024-10-20T20:56:22Z"/>
          <w:rFonts w:ascii="Inter" w:cs="Inter" w:eastAsia="Inter" w:hAnsi="Inter"/>
        </w:rPr>
      </w:pPr>
      <w:ins w:author="Royce Kok" w:id="0" w:date="2024-10-20T20:56:22Z">
        <w:r w:rsidDel="00000000" w:rsidR="00000000" w:rsidRPr="00000000">
          <w:rPr>
            <w:rtl w:val="0"/>
            <w:rPrChange w:author="Royce Kok" w:id="1" w:date="2024-10-20T20:56:22Z">
              <w:rPr>
                <w:sz w:val="20"/>
                <w:szCs w:val="20"/>
                <w:highlight w:val="yellow"/>
              </w:rPr>
            </w:rPrChange>
          </w:rPr>
          <w:t xml:space="preserve">organic = 1</w:t>
        </w:r>
      </w:ins>
    </w:p>
    <w:p w:rsidR="00000000" w:rsidDel="00000000" w:rsidP="00000000" w:rsidRDefault="00000000" w:rsidRPr="00000000" w14:paraId="00000068">
      <w:pPr>
        <w:numPr>
          <w:ilvl w:val="2"/>
          <w:numId w:val="7"/>
        </w:numPr>
        <w:ind w:left="2160" w:hanging="360"/>
        <w:rPr>
          <w:ins w:author="Royce Kok" w:id="0" w:date="2024-10-20T20:56:22Z"/>
          <w:rFonts w:ascii="Inter" w:cs="Inter" w:eastAsia="Inter" w:hAnsi="Inter"/>
        </w:rPr>
      </w:pPr>
      <w:ins w:author="Royce Kok" w:id="0" w:date="2024-10-20T20:56:22Z">
        <w:r w:rsidDel="00000000" w:rsidR="00000000" w:rsidRPr="00000000">
          <w:rPr>
            <w:rtl w:val="0"/>
            <w:rPrChange w:author="Royce Kok" w:id="1" w:date="2024-10-20T20:56:22Z">
              <w:rPr>
                <w:sz w:val="20"/>
                <w:szCs w:val="20"/>
                <w:highlight w:val="yellow"/>
              </w:rPr>
            </w:rPrChange>
          </w:rPr>
          <w:t xml:space="preserve">new business = 2</w:t>
        </w:r>
      </w:ins>
    </w:p>
    <w:p w:rsidR="00000000" w:rsidDel="00000000" w:rsidP="00000000" w:rsidRDefault="00000000" w:rsidRPr="00000000" w14:paraId="00000069">
      <w:pPr>
        <w:numPr>
          <w:ilvl w:val="0"/>
          <w:numId w:val="7"/>
        </w:numPr>
        <w:ind w:left="720" w:hanging="360"/>
        <w:rPr>
          <w:ins w:author="Royce Kok" w:id="0" w:date="2024-10-20T20:56:22Z"/>
          <w:rFonts w:ascii="Inter" w:cs="Inter" w:eastAsia="Inter" w:hAnsi="Inter"/>
        </w:rPr>
      </w:pPr>
      <w:ins w:author="Royce Kok" w:id="0" w:date="2024-10-20T20:56:22Z">
        <w:r w:rsidDel="00000000" w:rsidR="00000000" w:rsidRPr="00000000">
          <w:rPr>
            <w:rtl w:val="0"/>
            <w:rPrChange w:author="Royce Kok" w:id="1" w:date="2024-10-20T20:56:22Z">
              <w:rPr>
                <w:sz w:val="20"/>
                <w:szCs w:val="20"/>
                <w:highlight w:val="yellow"/>
              </w:rPr>
            </w:rPrChange>
          </w:rPr>
          <w:t xml:space="preserve">Determine and populate the </w:t>
        </w:r>
        <w:r w:rsidDel="00000000" w:rsidR="00000000" w:rsidRPr="00000000">
          <w:rPr>
            <w:b w:val="1"/>
            <w:rtl w:val="0"/>
            <w:rPrChange w:author="Royce Kok" w:id="1" w:date="2024-10-20T20:56:22Z">
              <w:rPr>
                <w:sz w:val="20"/>
                <w:szCs w:val="20"/>
                <w:highlight w:val="yellow"/>
              </w:rPr>
            </w:rPrChange>
          </w:rPr>
          <w:t xml:space="preserve">Client Stage ID</w:t>
        </w:r>
      </w:ins>
    </w:p>
    <w:p w:rsidR="00000000" w:rsidDel="00000000" w:rsidP="00000000" w:rsidRDefault="00000000" w:rsidRPr="00000000" w14:paraId="0000006A">
      <w:pPr>
        <w:numPr>
          <w:ilvl w:val="1"/>
          <w:numId w:val="7"/>
        </w:numPr>
        <w:ind w:left="1440" w:hanging="360"/>
        <w:rPr>
          <w:ins w:author="Royce Kok" w:id="0" w:date="2024-10-20T20:56:22Z"/>
          <w:rFonts w:ascii="Inter" w:cs="Inter" w:eastAsia="Inter" w:hAnsi="Inter"/>
        </w:rPr>
      </w:pPr>
      <w:ins w:author="Royce Kok" w:id="0" w:date="2024-10-20T20:56:22Z">
        <w:r w:rsidDel="00000000" w:rsidR="00000000" w:rsidRPr="00000000">
          <w:rPr>
            <w:rtl w:val="0"/>
            <w:rPrChange w:author="Royce Kok" w:id="1" w:date="2024-10-20T20:56:22Z">
              <w:rPr>
                <w:sz w:val="20"/>
                <w:szCs w:val="20"/>
                <w:highlight w:val="yellow"/>
              </w:rPr>
            </w:rPrChange>
          </w:rPr>
          <w:t xml:space="preserve">Options are as follows and use guidance from the contract email</w:t>
        </w:r>
      </w:ins>
    </w:p>
    <w:p w:rsidR="00000000" w:rsidDel="00000000" w:rsidP="00000000" w:rsidRDefault="00000000" w:rsidRPr="00000000" w14:paraId="0000006B">
      <w:pPr>
        <w:numPr>
          <w:ilvl w:val="2"/>
          <w:numId w:val="7"/>
        </w:numPr>
        <w:ind w:left="2160" w:hanging="360"/>
        <w:rPr>
          <w:ins w:author="Royce Kok" w:id="0" w:date="2024-10-20T20:56:22Z"/>
          <w:rFonts w:ascii="Inter" w:cs="Inter" w:eastAsia="Inter" w:hAnsi="Inter"/>
        </w:rPr>
      </w:pPr>
      <w:ins w:author="Royce Kok" w:id="0" w:date="2024-10-20T20:56:22Z">
        <w:r w:rsidDel="00000000" w:rsidR="00000000" w:rsidRPr="00000000">
          <w:rPr>
            <w:rtl w:val="0"/>
            <w:rPrChange w:author="Royce Kok" w:id="1" w:date="2024-10-20T20:56:22Z">
              <w:rPr>
                <w:sz w:val="20"/>
                <w:szCs w:val="20"/>
                <w:highlight w:val="yellow"/>
              </w:rPr>
            </w:rPrChange>
          </w:rPr>
          <w:t xml:space="preserve">pre-launch = 1</w:t>
        </w:r>
      </w:ins>
    </w:p>
    <w:p w:rsidR="00000000" w:rsidDel="00000000" w:rsidP="00000000" w:rsidRDefault="00000000" w:rsidRPr="00000000" w14:paraId="0000006C">
      <w:pPr>
        <w:numPr>
          <w:ilvl w:val="2"/>
          <w:numId w:val="7"/>
        </w:numPr>
        <w:ind w:left="2160" w:hanging="360"/>
        <w:rPr>
          <w:ins w:author="Royce Kok" w:id="0" w:date="2024-10-20T20:56:22Z"/>
          <w:rFonts w:ascii="Inter" w:cs="Inter" w:eastAsia="Inter" w:hAnsi="Inter"/>
        </w:rPr>
      </w:pPr>
      <w:ins w:author="Royce Kok" w:id="0" w:date="2024-10-20T20:56:22Z">
        <w:r w:rsidDel="00000000" w:rsidR="00000000" w:rsidRPr="00000000">
          <w:rPr>
            <w:rtl w:val="0"/>
            <w:rPrChange w:author="Royce Kok" w:id="1" w:date="2024-10-20T20:56:22Z">
              <w:rPr>
                <w:sz w:val="20"/>
                <w:szCs w:val="20"/>
                <w:highlight w:val="yellow"/>
              </w:rPr>
            </w:rPrChange>
          </w:rPr>
          <w:t xml:space="preserve">early = 2</w:t>
        </w:r>
      </w:ins>
    </w:p>
    <w:p w:rsidR="00000000" w:rsidDel="00000000" w:rsidP="00000000" w:rsidRDefault="00000000" w:rsidRPr="00000000" w14:paraId="0000006D">
      <w:pPr>
        <w:numPr>
          <w:ilvl w:val="2"/>
          <w:numId w:val="7"/>
        </w:numPr>
        <w:ind w:left="2160" w:hanging="360"/>
        <w:rPr>
          <w:ins w:author="Royce Kok" w:id="0" w:date="2024-10-20T20:56:22Z"/>
          <w:rFonts w:ascii="Inter" w:cs="Inter" w:eastAsia="Inter" w:hAnsi="Inter"/>
        </w:rPr>
      </w:pPr>
      <w:ins w:author="Royce Kok" w:id="0" w:date="2024-10-20T20:56:22Z">
        <w:r w:rsidDel="00000000" w:rsidR="00000000" w:rsidRPr="00000000">
          <w:rPr>
            <w:rtl w:val="0"/>
            <w:rPrChange w:author="Royce Kok" w:id="1" w:date="2024-10-20T20:56:22Z">
              <w:rPr>
                <w:sz w:val="20"/>
                <w:szCs w:val="20"/>
                <w:highlight w:val="yellow"/>
              </w:rPr>
            </w:rPrChange>
          </w:rPr>
          <w:t xml:space="preserve">growth = 3</w:t>
        </w:r>
      </w:ins>
    </w:p>
    <w:p w:rsidR="00000000" w:rsidDel="00000000" w:rsidP="00000000" w:rsidRDefault="00000000" w:rsidRPr="00000000" w14:paraId="0000006E">
      <w:pPr>
        <w:numPr>
          <w:ilvl w:val="2"/>
          <w:numId w:val="7"/>
        </w:numPr>
        <w:ind w:left="2160" w:hanging="360"/>
        <w:rPr>
          <w:ins w:author="Royce Kok" w:id="0" w:date="2024-10-20T20:56:22Z"/>
          <w:rFonts w:ascii="Inter" w:cs="Inter" w:eastAsia="Inter" w:hAnsi="Inter"/>
        </w:rPr>
      </w:pPr>
      <w:ins w:author="Royce Kok" w:id="0" w:date="2024-10-20T20:56:22Z">
        <w:r w:rsidDel="00000000" w:rsidR="00000000" w:rsidRPr="00000000">
          <w:rPr>
            <w:rtl w:val="0"/>
            <w:rPrChange w:author="Royce Kok" w:id="1" w:date="2024-10-20T20:56:22Z">
              <w:rPr>
                <w:sz w:val="20"/>
                <w:szCs w:val="20"/>
                <w:highlight w:val="yellow"/>
              </w:rPr>
            </w:rPrChange>
          </w:rPr>
          <w:t xml:space="preserve">coop = 4</w:t>
        </w:r>
      </w:ins>
    </w:p>
    <w:p w:rsidR="00000000" w:rsidDel="00000000" w:rsidP="00000000" w:rsidRDefault="00000000" w:rsidRPr="00000000" w14:paraId="0000006F">
      <w:pPr>
        <w:numPr>
          <w:ilvl w:val="2"/>
          <w:numId w:val="7"/>
        </w:numPr>
        <w:ind w:left="2160" w:hanging="360"/>
        <w:rPr>
          <w:ins w:author="Royce Kok" w:id="0" w:date="2024-10-20T20:56:22Z"/>
          <w:rFonts w:ascii="Inter" w:cs="Inter" w:eastAsia="Inter" w:hAnsi="Inter"/>
        </w:rPr>
      </w:pPr>
      <w:ins w:author="Royce Kok" w:id="0" w:date="2024-10-20T20:56:22Z">
        <w:r w:rsidDel="00000000" w:rsidR="00000000" w:rsidRPr="00000000">
          <w:rPr>
            <w:rtl w:val="0"/>
            <w:rPrChange w:author="Royce Kok" w:id="1" w:date="2024-10-20T20:56:22Z">
              <w:rPr>
                <w:sz w:val="20"/>
                <w:szCs w:val="20"/>
                <w:highlight w:val="yellow"/>
              </w:rPr>
            </w:rPrChange>
          </w:rPr>
          <w:t xml:space="preserve">non-billable = 5</w:t>
        </w:r>
      </w:ins>
    </w:p>
    <w:p w:rsidR="00000000" w:rsidDel="00000000" w:rsidP="00000000" w:rsidRDefault="00000000" w:rsidRPr="00000000" w14:paraId="00000070">
      <w:pPr>
        <w:numPr>
          <w:ilvl w:val="0"/>
          <w:numId w:val="7"/>
        </w:numPr>
        <w:ind w:left="720" w:hanging="360"/>
        <w:rPr>
          <w:ins w:author="Royce Kok" w:id="0" w:date="2024-10-20T20:56:22Z"/>
          <w:rFonts w:ascii="Inter" w:cs="Inter" w:eastAsia="Inter" w:hAnsi="Inter"/>
        </w:rPr>
      </w:pPr>
      <w:ins w:author="Royce Kok" w:id="0" w:date="2024-10-20T20:56:22Z">
        <w:r w:rsidDel="00000000" w:rsidR="00000000" w:rsidRPr="00000000">
          <w:rPr>
            <w:rtl w:val="0"/>
            <w:rPrChange w:author="Royce Kok" w:id="1" w:date="2024-10-20T20:56:22Z">
              <w:rPr>
                <w:sz w:val="20"/>
                <w:szCs w:val="20"/>
                <w:highlight w:val="yellow"/>
              </w:rPr>
            </w:rPrChange>
          </w:rPr>
          <w:t xml:space="preserve">Determine and populate the </w:t>
        </w:r>
        <w:r w:rsidDel="00000000" w:rsidR="00000000" w:rsidRPr="00000000">
          <w:rPr>
            <w:b w:val="1"/>
            <w:rtl w:val="0"/>
            <w:rPrChange w:author="Royce Kok" w:id="1" w:date="2024-10-20T20:56:22Z">
              <w:rPr>
                <w:sz w:val="20"/>
                <w:szCs w:val="20"/>
                <w:highlight w:val="yellow"/>
              </w:rPr>
            </w:rPrChange>
          </w:rPr>
          <w:t xml:space="preserve">Budget Fee</w:t>
        </w:r>
      </w:ins>
    </w:p>
    <w:p w:rsidR="00000000" w:rsidDel="00000000" w:rsidP="00000000" w:rsidRDefault="00000000" w:rsidRPr="00000000" w14:paraId="00000071">
      <w:pPr>
        <w:numPr>
          <w:ilvl w:val="1"/>
          <w:numId w:val="7"/>
        </w:numPr>
        <w:ind w:left="1440" w:hanging="360"/>
        <w:rPr>
          <w:ins w:author="Royce Kok" w:id="0" w:date="2024-10-20T20:56:22Z"/>
          <w:rFonts w:ascii="Inter" w:cs="Inter" w:eastAsia="Inter" w:hAnsi="Inter"/>
        </w:rPr>
      </w:pPr>
      <w:ins w:author="Royce Kok" w:id="0" w:date="2024-10-20T20:56:22Z">
        <w:r w:rsidDel="00000000" w:rsidR="00000000" w:rsidRPr="00000000">
          <w:rPr>
            <w:rtl w:val="0"/>
            <w:rPrChange w:author="Royce Kok" w:id="1" w:date="2024-10-20T20:56:22Z">
              <w:rPr>
                <w:sz w:val="20"/>
                <w:szCs w:val="20"/>
                <w:highlight w:val="yellow"/>
              </w:rPr>
            </w:rPrChange>
          </w:rPr>
          <w:t xml:space="preserve">Input the number of the cost of the project, with the dollar sign removed</w:t>
        </w:r>
      </w:ins>
    </w:p>
    <w:p w:rsidR="00000000" w:rsidDel="00000000" w:rsidP="00000000" w:rsidRDefault="00000000" w:rsidRPr="00000000" w14:paraId="00000072">
      <w:pPr>
        <w:numPr>
          <w:ilvl w:val="0"/>
          <w:numId w:val="7"/>
        </w:numPr>
        <w:ind w:left="720" w:hanging="360"/>
        <w:rPr>
          <w:ins w:author="Royce Kok" w:id="0" w:date="2024-10-20T20:56:22Z"/>
          <w:rFonts w:ascii="Inter" w:cs="Inter" w:eastAsia="Inter" w:hAnsi="Inter"/>
        </w:rPr>
      </w:pPr>
      <w:ins w:author="Royce Kok" w:id="0" w:date="2024-10-20T20:56:22Z">
        <w:r w:rsidDel="00000000" w:rsidR="00000000" w:rsidRPr="00000000">
          <w:rPr>
            <w:rtl w:val="0"/>
            <w:rPrChange w:author="Royce Kok" w:id="1" w:date="2024-10-20T20:56:22Z">
              <w:rPr>
                <w:sz w:val="20"/>
                <w:szCs w:val="20"/>
                <w:highlight w:val="yellow"/>
              </w:rPr>
            </w:rPrChange>
          </w:rPr>
          <w:t xml:space="preserve">Determine and populate the </w:t>
        </w:r>
        <w:r w:rsidDel="00000000" w:rsidR="00000000" w:rsidRPr="00000000">
          <w:rPr>
            <w:b w:val="1"/>
            <w:rtl w:val="0"/>
            <w:rPrChange w:author="Royce Kok" w:id="1" w:date="2024-10-20T20:56:22Z">
              <w:rPr>
                <w:sz w:val="20"/>
                <w:szCs w:val="20"/>
                <w:highlight w:val="yellow"/>
              </w:rPr>
            </w:rPrChange>
          </w:rPr>
          <w:t xml:space="preserve">Client Director ID</w:t>
        </w:r>
      </w:ins>
    </w:p>
    <w:p w:rsidR="00000000" w:rsidDel="00000000" w:rsidP="00000000" w:rsidRDefault="00000000" w:rsidRPr="00000000" w14:paraId="00000073">
      <w:pPr>
        <w:numPr>
          <w:ilvl w:val="1"/>
          <w:numId w:val="7"/>
        </w:numPr>
        <w:ind w:left="1440" w:hanging="360"/>
        <w:rPr>
          <w:ins w:author="Royce Kok" w:id="0" w:date="2024-10-20T20:56:22Z"/>
          <w:rFonts w:ascii="Inter" w:cs="Inter" w:eastAsia="Inter" w:hAnsi="Inter"/>
        </w:rPr>
      </w:pPr>
      <w:ins w:author="Royce Kok" w:id="0" w:date="2024-10-20T20:56:22Z">
        <w:r w:rsidDel="00000000" w:rsidR="00000000" w:rsidRPr="00000000">
          <w:rPr>
            <w:b w:val="1"/>
            <w:rtl w:val="0"/>
            <w:rPrChange w:author="Royce Kok" w:id="1" w:date="2024-10-20T20:56:22Z">
              <w:rPr>
                <w:sz w:val="20"/>
                <w:szCs w:val="20"/>
                <w:highlight w:val="yellow"/>
              </w:rPr>
            </w:rPrChange>
          </w:rPr>
          <w:t xml:space="preserve">Ignore</w:t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74">
      <w:pPr>
        <w:numPr>
          <w:ilvl w:val="0"/>
          <w:numId w:val="7"/>
        </w:numPr>
        <w:ind w:left="720" w:hanging="360"/>
        <w:rPr>
          <w:ins w:author="Royce Kok" w:id="0" w:date="2024-10-20T20:56:22Z"/>
          <w:rFonts w:ascii="Inter" w:cs="Inter" w:eastAsia="Inter" w:hAnsi="Inter"/>
        </w:rPr>
      </w:pPr>
      <w:ins w:author="Royce Kok" w:id="0" w:date="2024-10-20T20:56:22Z">
        <w:r w:rsidDel="00000000" w:rsidR="00000000" w:rsidRPr="00000000">
          <w:rPr>
            <w:rtl w:val="0"/>
            <w:rPrChange w:author="Royce Kok" w:id="1" w:date="2024-10-20T20:56:22Z">
              <w:rPr>
                <w:sz w:val="20"/>
                <w:szCs w:val="20"/>
                <w:highlight w:val="yellow"/>
              </w:rPr>
            </w:rPrChange>
          </w:rPr>
          <w:t xml:space="preserve">Ignore the Project Manager ID</w:t>
        </w:r>
      </w:ins>
    </w:p>
    <w:p w:rsidR="00000000" w:rsidDel="00000000" w:rsidP="00000000" w:rsidRDefault="00000000" w:rsidRPr="00000000" w14:paraId="00000075">
      <w:pPr>
        <w:rPr>
          <w:ins w:author="Royce Kok" w:id="0" w:date="2024-10-20T20:56:22Z"/>
          <w:rPrChange w:author="Royce Kok" w:id="1" w:date="2024-10-20T20:56:22Z">
            <w:rPr>
              <w:sz w:val="20"/>
              <w:szCs w:val="20"/>
              <w:highlight w:val="yellow"/>
            </w:rPr>
          </w:rPrChange>
        </w:rPr>
      </w:pPr>
      <w:ins w:author="Royce Kok" w:id="0" w:date="2024-10-20T20:56:22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76">
      <w:pPr>
        <w:rPr>
          <w:ins w:author="Royce Kok" w:id="0" w:date="2024-10-20T20:56:22Z"/>
          <w:sz w:val="20"/>
          <w:szCs w:val="20"/>
          <w:rPrChange w:author="Royce Kok" w:id="1" w:date="2024-10-20T20:56:22Z">
            <w:rPr>
              <w:sz w:val="20"/>
              <w:szCs w:val="20"/>
              <w:highlight w:val="yellow"/>
            </w:rPr>
          </w:rPrChange>
        </w:rPr>
      </w:pPr>
      <w:ins w:author="Royce Kok" w:id="0" w:date="2024-10-20T20:56:22Z">
        <w:r w:rsidDel="00000000" w:rsidR="00000000" w:rsidRPr="00000000">
          <w:rPr>
            <w:rtl w:val="0"/>
          </w:rPr>
        </w:r>
      </w:ins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  <w:ins w:author="Royce Kok" w:id="0" w:date="2024-10-20T20:56:22Z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ins w:author="Royce Kok" w:id="0" w:date="2024-10-20T20:56:22Z"/>
                <w:sz w:val="20"/>
                <w:szCs w:val="20"/>
                <w:rPrChange w:author="Royce Kok" w:id="1" w:date="2024-10-20T20:56:22Z">
                  <w:rPr>
                    <w:sz w:val="20"/>
                    <w:szCs w:val="20"/>
                    <w:highlight w:val="yellow"/>
                  </w:rPr>
                </w:rPrChange>
              </w:rPr>
            </w:pPr>
            <w:ins w:author="Royce Kok" w:id="0" w:date="2024-10-20T20:56:22Z">
              <w:r w:rsidDel="00000000" w:rsidR="00000000" w:rsidRPr="00000000">
                <w:rPr>
                  <w:sz w:val="20"/>
                  <w:szCs w:val="20"/>
                  <w:rtl w:val="0"/>
                  <w:rPrChange w:author="Royce Kok" w:id="1" w:date="2024-10-20T20:56:22Z">
                    <w:rPr>
                      <w:sz w:val="20"/>
                      <w:szCs w:val="20"/>
                      <w:highlight w:val="yellow"/>
                    </w:rPr>
                  </w:rPrChange>
                </w:rPr>
                <w:t xml:space="preserve">Example: </w:t>
              </w:r>
            </w:ins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ins w:author="Royce Kok" w:id="0" w:date="2024-10-20T20:56:22Z"/>
                <w:sz w:val="20"/>
                <w:szCs w:val="20"/>
                <w:rPrChange w:author="Royce Kok" w:id="1" w:date="2024-10-20T20:56:22Z">
                  <w:rPr>
                    <w:sz w:val="20"/>
                    <w:szCs w:val="20"/>
                    <w:highlight w:val="yellow"/>
                  </w:rPr>
                </w:rPrChange>
              </w:rPr>
            </w:pPr>
            <w:ins w:author="Royce Kok" w:id="0" w:date="2024-10-20T20:56:22Z">
              <w:r w:rsidDel="00000000" w:rsidR="00000000" w:rsidRPr="00000000">
                <w:rPr>
                  <w:rtl w:val="0"/>
                </w:rPr>
              </w:r>
            </w:ins>
          </w:p>
          <w:p w:rsidR="00000000" w:rsidDel="00000000" w:rsidP="00000000" w:rsidRDefault="00000000" w:rsidRPr="00000000" w14:paraId="00000079">
            <w:pPr>
              <w:widowControl w:val="0"/>
              <w:rPr>
                <w:ins w:author="Royce Kok" w:id="0" w:date="2024-10-20T20:56:22Z"/>
                <w:sz w:val="20"/>
                <w:szCs w:val="20"/>
                <w:rPrChange w:author="Royce Kok" w:id="1" w:date="2024-10-20T20:56:22Z">
                  <w:rPr>
                    <w:sz w:val="20"/>
                    <w:szCs w:val="20"/>
                    <w:highlight w:val="yellow"/>
                  </w:rPr>
                </w:rPrChange>
              </w:rPr>
            </w:pPr>
            <w:ins w:author="Royce Kok" w:id="0" w:date="2024-10-20T20:56:22Z">
              <w:r w:rsidDel="00000000" w:rsidR="00000000" w:rsidRPr="00000000">
                <w:rPr>
                  <w:sz w:val="20"/>
                  <w:szCs w:val="20"/>
                  <w:rtl w:val="0"/>
                  <w:rPrChange w:author="Royce Kok" w:id="1" w:date="2024-10-20T20:56:22Z">
                    <w:rPr>
                      <w:sz w:val="20"/>
                      <w:szCs w:val="20"/>
                      <w:highlight w:val="yellow"/>
                    </w:rPr>
                  </w:rPrChange>
                </w:rPr>
                <w:t xml:space="preserve">Merchant Id: 24891748-0cee-446e-9c4e-df50c4f72882</w:t>
              </w:r>
            </w:ins>
          </w:p>
          <w:p w:rsidR="00000000" w:rsidDel="00000000" w:rsidP="00000000" w:rsidRDefault="00000000" w:rsidRPr="00000000" w14:paraId="0000007A">
            <w:pPr>
              <w:widowControl w:val="0"/>
              <w:rPr>
                <w:ins w:author="Royce Kok" w:id="0" w:date="2024-10-20T20:56:22Z"/>
                <w:sz w:val="20"/>
                <w:szCs w:val="20"/>
                <w:rPrChange w:author="Royce Kok" w:id="1" w:date="2024-10-20T20:56:22Z">
                  <w:rPr>
                    <w:sz w:val="20"/>
                    <w:szCs w:val="20"/>
                    <w:highlight w:val="yellow"/>
                  </w:rPr>
                </w:rPrChange>
              </w:rPr>
            </w:pPr>
            <w:ins w:author="Royce Kok" w:id="0" w:date="2024-10-20T20:56:22Z">
              <w:r w:rsidDel="00000000" w:rsidR="00000000" w:rsidRPr="00000000">
                <w:rPr>
                  <w:sz w:val="20"/>
                  <w:szCs w:val="20"/>
                  <w:rtl w:val="0"/>
                  <w:rPrChange w:author="Royce Kok" w:id="1" w:date="2024-10-20T20:56:22Z">
                    <w:rPr>
                      <w:sz w:val="20"/>
                      <w:szCs w:val="20"/>
                      <w:highlight w:val="yellow"/>
                    </w:rPr>
                  </w:rPrChange>
                </w:rPr>
                <w:t xml:space="preserve">{</w:t>
              </w:r>
            </w:ins>
          </w:p>
          <w:p w:rsidR="00000000" w:rsidDel="00000000" w:rsidP="00000000" w:rsidRDefault="00000000" w:rsidRPr="00000000" w14:paraId="0000007B">
            <w:pPr>
              <w:widowControl w:val="0"/>
              <w:rPr>
                <w:ins w:author="Royce Kok" w:id="0" w:date="2024-10-20T20:56:22Z"/>
                <w:sz w:val="20"/>
                <w:szCs w:val="20"/>
                <w:rPrChange w:author="Royce Kok" w:id="1" w:date="2024-10-20T20:56:22Z">
                  <w:rPr>
                    <w:sz w:val="20"/>
                    <w:szCs w:val="20"/>
                    <w:highlight w:val="yellow"/>
                  </w:rPr>
                </w:rPrChange>
              </w:rPr>
            </w:pPr>
            <w:ins w:author="Royce Kok" w:id="0" w:date="2024-10-20T20:56:22Z">
              <w:r w:rsidDel="00000000" w:rsidR="00000000" w:rsidRPr="00000000">
                <w:rPr>
                  <w:sz w:val="20"/>
                  <w:szCs w:val="20"/>
                  <w:rtl w:val="0"/>
                  <w:rPrChange w:author="Royce Kok" w:id="1" w:date="2024-10-20T20:56:22Z">
                    <w:rPr>
                      <w:sz w:val="20"/>
                      <w:szCs w:val="20"/>
                      <w:highlight w:val="yellow"/>
                    </w:rPr>
                  </w:rPrChange>
                </w:rPr>
                <w:t xml:space="preserve">   "customerId": "ec71bc10-de13-4f85-a1e7-aa89a1e1190a",</w:t>
              </w:r>
            </w:ins>
          </w:p>
          <w:p w:rsidR="00000000" w:rsidDel="00000000" w:rsidP="00000000" w:rsidRDefault="00000000" w:rsidRPr="00000000" w14:paraId="0000007C">
            <w:pPr>
              <w:widowControl w:val="0"/>
              <w:rPr>
                <w:ins w:author="Royce Kok" w:id="0" w:date="2024-10-20T20:56:22Z"/>
                <w:sz w:val="20"/>
                <w:szCs w:val="20"/>
                <w:rPrChange w:author="Royce Kok" w:id="1" w:date="2024-10-20T20:56:22Z">
                  <w:rPr>
                    <w:sz w:val="20"/>
                    <w:szCs w:val="20"/>
                    <w:highlight w:val="yellow"/>
                  </w:rPr>
                </w:rPrChange>
              </w:rPr>
            </w:pPr>
            <w:ins w:author="Royce Kok" w:id="0" w:date="2024-10-20T20:56:22Z">
              <w:r w:rsidDel="00000000" w:rsidR="00000000" w:rsidRPr="00000000">
                <w:rPr>
                  <w:sz w:val="20"/>
                  <w:szCs w:val="20"/>
                  <w:rtl w:val="0"/>
                  <w:rPrChange w:author="Royce Kok" w:id="1" w:date="2024-10-20T20:56:22Z">
                    <w:rPr>
                      <w:sz w:val="20"/>
                      <w:szCs w:val="20"/>
                      <w:highlight w:val="yellow"/>
                    </w:rPr>
                  </w:rPrChange>
                </w:rPr>
                <w:t xml:space="preserve">   "projectName": "SOW #5: Pouch Packaging Update",</w:t>
              </w:r>
            </w:ins>
          </w:p>
          <w:p w:rsidR="00000000" w:rsidDel="00000000" w:rsidP="00000000" w:rsidRDefault="00000000" w:rsidRPr="00000000" w14:paraId="0000007D">
            <w:pPr>
              <w:widowControl w:val="0"/>
              <w:rPr>
                <w:ins w:author="Royce Kok" w:id="0" w:date="2024-10-20T20:56:22Z"/>
                <w:sz w:val="20"/>
                <w:szCs w:val="20"/>
                <w:rPrChange w:author="Royce Kok" w:id="1" w:date="2024-10-20T20:56:22Z">
                  <w:rPr>
                    <w:sz w:val="20"/>
                    <w:szCs w:val="20"/>
                    <w:highlight w:val="yellow"/>
                  </w:rPr>
                </w:rPrChange>
              </w:rPr>
            </w:pPr>
            <w:ins w:author="Royce Kok" w:id="0" w:date="2024-10-20T20:56:22Z">
              <w:r w:rsidDel="00000000" w:rsidR="00000000" w:rsidRPr="00000000">
                <w:rPr>
                  <w:sz w:val="20"/>
                  <w:szCs w:val="20"/>
                  <w:rtl w:val="0"/>
                  <w:rPrChange w:author="Royce Kok" w:id="1" w:date="2024-10-20T20:56:22Z">
                    <w:rPr>
                      <w:sz w:val="20"/>
                      <w:szCs w:val="20"/>
                      <w:highlight w:val="yellow"/>
                    </w:rPr>
                  </w:rPrChange>
                </w:rPr>
                <w:t xml:space="preserve">   "projectTypeId": "4",</w:t>
              </w:r>
            </w:ins>
          </w:p>
          <w:p w:rsidR="00000000" w:rsidDel="00000000" w:rsidP="00000000" w:rsidRDefault="00000000" w:rsidRPr="00000000" w14:paraId="0000007E">
            <w:pPr>
              <w:widowControl w:val="0"/>
              <w:rPr>
                <w:ins w:author="Royce Kok" w:id="0" w:date="2024-10-20T20:56:22Z"/>
                <w:sz w:val="20"/>
                <w:szCs w:val="20"/>
                <w:rPrChange w:author="Royce Kok" w:id="1" w:date="2024-10-20T20:56:22Z">
                  <w:rPr>
                    <w:sz w:val="20"/>
                    <w:szCs w:val="20"/>
                    <w:highlight w:val="yellow"/>
                  </w:rPr>
                </w:rPrChange>
              </w:rPr>
            </w:pPr>
            <w:ins w:author="Royce Kok" w:id="0" w:date="2024-10-20T20:56:22Z">
              <w:r w:rsidDel="00000000" w:rsidR="00000000" w:rsidRPr="00000000">
                <w:rPr>
                  <w:sz w:val="20"/>
                  <w:szCs w:val="20"/>
                  <w:rtl w:val="0"/>
                  <w:rPrChange w:author="Royce Kok" w:id="1" w:date="2024-10-20T20:56:22Z">
                    <w:rPr>
                      <w:sz w:val="20"/>
                      <w:szCs w:val="20"/>
                      <w:highlight w:val="yellow"/>
                    </w:rPr>
                  </w:rPrChange>
                </w:rPr>
                <w:t xml:space="preserve">   "businessTypeId": "1",</w:t>
              </w:r>
            </w:ins>
          </w:p>
          <w:p w:rsidR="00000000" w:rsidDel="00000000" w:rsidP="00000000" w:rsidRDefault="00000000" w:rsidRPr="00000000" w14:paraId="0000007F">
            <w:pPr>
              <w:widowControl w:val="0"/>
              <w:rPr>
                <w:ins w:author="Royce Kok" w:id="0" w:date="2024-10-20T20:56:22Z"/>
                <w:sz w:val="20"/>
                <w:szCs w:val="20"/>
                <w:rPrChange w:author="Royce Kok" w:id="1" w:date="2024-10-20T20:56:22Z">
                  <w:rPr>
                    <w:sz w:val="20"/>
                    <w:szCs w:val="20"/>
                    <w:highlight w:val="yellow"/>
                  </w:rPr>
                </w:rPrChange>
              </w:rPr>
            </w:pPr>
            <w:ins w:author="Royce Kok" w:id="0" w:date="2024-10-20T20:56:22Z">
              <w:r w:rsidDel="00000000" w:rsidR="00000000" w:rsidRPr="00000000">
                <w:rPr>
                  <w:sz w:val="20"/>
                  <w:szCs w:val="20"/>
                  <w:rtl w:val="0"/>
                  <w:rPrChange w:author="Royce Kok" w:id="1" w:date="2024-10-20T20:56:22Z">
                    <w:rPr>
                      <w:sz w:val="20"/>
                      <w:szCs w:val="20"/>
                      <w:highlight w:val="yellow"/>
                    </w:rPr>
                  </w:rPrChange>
                </w:rPr>
                <w:t xml:space="preserve">   "clientStageId": "1",</w:t>
              </w:r>
            </w:ins>
          </w:p>
          <w:p w:rsidR="00000000" w:rsidDel="00000000" w:rsidP="00000000" w:rsidRDefault="00000000" w:rsidRPr="00000000" w14:paraId="00000080">
            <w:pPr>
              <w:widowControl w:val="0"/>
              <w:rPr>
                <w:ins w:author="Royce Kok" w:id="0" w:date="2024-10-20T20:56:22Z"/>
                <w:sz w:val="20"/>
                <w:szCs w:val="20"/>
                <w:rPrChange w:author="Royce Kok" w:id="1" w:date="2024-10-20T20:56:22Z">
                  <w:rPr>
                    <w:sz w:val="20"/>
                    <w:szCs w:val="20"/>
                    <w:highlight w:val="yellow"/>
                  </w:rPr>
                </w:rPrChange>
              </w:rPr>
            </w:pPr>
            <w:ins w:author="Royce Kok" w:id="0" w:date="2024-10-20T20:56:22Z">
              <w:r w:rsidDel="00000000" w:rsidR="00000000" w:rsidRPr="00000000">
                <w:rPr>
                  <w:sz w:val="20"/>
                  <w:szCs w:val="20"/>
                  <w:rtl w:val="0"/>
                  <w:rPrChange w:author="Royce Kok" w:id="1" w:date="2024-10-20T20:56:22Z">
                    <w:rPr>
                      <w:sz w:val="20"/>
                      <w:szCs w:val="20"/>
                      <w:highlight w:val="yellow"/>
                    </w:rPr>
                  </w:rPrChange>
                </w:rPr>
                <w:t xml:space="preserve">   "budgeFee": "2500",</w:t>
              </w:r>
            </w:ins>
          </w:p>
          <w:p w:rsidR="00000000" w:rsidDel="00000000" w:rsidP="00000000" w:rsidRDefault="00000000" w:rsidRPr="00000000" w14:paraId="00000081">
            <w:pPr>
              <w:widowControl w:val="0"/>
              <w:rPr>
                <w:ins w:author="Royce Kok" w:id="0" w:date="2024-10-20T20:56:22Z"/>
                <w:sz w:val="20"/>
                <w:szCs w:val="20"/>
                <w:rPrChange w:author="Royce Kok" w:id="1" w:date="2024-10-20T20:56:22Z">
                  <w:rPr>
                    <w:sz w:val="20"/>
                    <w:szCs w:val="20"/>
                    <w:highlight w:val="yellow"/>
                  </w:rPr>
                </w:rPrChange>
              </w:rPr>
            </w:pPr>
            <w:ins w:author="Royce Kok" w:id="0" w:date="2024-10-20T20:56:22Z">
              <w:r w:rsidDel="00000000" w:rsidR="00000000" w:rsidRPr="00000000">
                <w:rPr>
                  <w:sz w:val="20"/>
                  <w:szCs w:val="20"/>
                  <w:rtl w:val="0"/>
                  <w:rPrChange w:author="Royce Kok" w:id="1" w:date="2024-10-20T20:56:22Z">
                    <w:rPr>
                      <w:sz w:val="20"/>
                      <w:szCs w:val="20"/>
                      <w:highlight w:val="yellow"/>
                    </w:rPr>
                  </w:rPrChange>
                </w:rPr>
                <w:t xml:space="preserve">   "clientDirectorId": "1330"</w:t>
              </w:r>
            </w:ins>
          </w:p>
          <w:p w:rsidR="00000000" w:rsidDel="00000000" w:rsidP="00000000" w:rsidRDefault="00000000" w:rsidRPr="00000000" w14:paraId="00000082">
            <w:pPr>
              <w:widowControl w:val="0"/>
              <w:rPr>
                <w:ins w:author="Royce Kok" w:id="0" w:date="2024-10-20T20:56:22Z"/>
                <w:sz w:val="20"/>
                <w:szCs w:val="20"/>
                <w:rPrChange w:author="Royce Kok" w:id="1" w:date="2024-10-20T20:56:22Z">
                  <w:rPr>
                    <w:sz w:val="20"/>
                    <w:szCs w:val="20"/>
                    <w:highlight w:val="yellow"/>
                  </w:rPr>
                </w:rPrChange>
              </w:rPr>
            </w:pPr>
            <w:ins w:author="Royce Kok" w:id="0" w:date="2024-10-20T20:56:22Z">
              <w:r w:rsidDel="00000000" w:rsidR="00000000" w:rsidRPr="00000000">
                <w:rPr>
                  <w:sz w:val="20"/>
                  <w:szCs w:val="20"/>
                  <w:rtl w:val="0"/>
                  <w:rPrChange w:author="Royce Kok" w:id="1" w:date="2024-10-20T20:56:22Z">
                    <w:rPr>
                      <w:sz w:val="20"/>
                      <w:szCs w:val="20"/>
                      <w:highlight w:val="yellow"/>
                    </w:rPr>
                  </w:rPrChange>
                </w:rPr>
                <w:t xml:space="preserve">}</w:t>
              </w:r>
            </w:ins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ins w:author="Royce Kok" w:id="0" w:date="2024-10-20T20:56:22Z"/>
                <w:sz w:val="20"/>
                <w:szCs w:val="20"/>
                <w:rPrChange w:author="Royce Kok" w:id="1" w:date="2024-10-20T20:56:22Z">
                  <w:rPr>
                    <w:sz w:val="20"/>
                    <w:szCs w:val="20"/>
                    <w:highlight w:val="yellow"/>
                  </w:rPr>
                </w:rPrChange>
              </w:rPr>
            </w:pPr>
            <w:ins w:author="Royce Kok" w:id="0" w:date="2024-10-20T20:56:22Z">
              <w:r w:rsidDel="00000000" w:rsidR="00000000" w:rsidRPr="00000000">
                <w:rPr>
                  <w:rtl w:val="0"/>
                </w:rPr>
              </w:r>
            </w:ins>
          </w:p>
        </w:tc>
      </w:tr>
    </w:tbl>
    <w:p w:rsidR="00000000" w:rsidDel="00000000" w:rsidP="00000000" w:rsidRDefault="00000000" w:rsidRPr="00000000" w14:paraId="00000084">
      <w:pPr>
        <w:rPr>
          <w:ins w:author="Royce Kok" w:id="0" w:date="2024-10-20T20:56:22Z"/>
          <w:sz w:val="20"/>
          <w:szCs w:val="20"/>
          <w:rPrChange w:author="Royce Kok" w:id="1" w:date="2024-10-20T20:56:22Z">
            <w:rPr>
              <w:sz w:val="20"/>
              <w:szCs w:val="20"/>
              <w:highlight w:val="yellow"/>
            </w:rPr>
          </w:rPrChange>
        </w:rPr>
      </w:pPr>
      <w:ins w:author="Royce Kok" w:id="0" w:date="2024-10-20T20:56:22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85">
      <w:pPr>
        <w:pStyle w:val="Heading3"/>
        <w:rPr>
          <w:sz w:val="20"/>
          <w:szCs w:val="20"/>
        </w:rPr>
      </w:pPr>
      <w:bookmarkStart w:colFirst="0" w:colLast="0" w:name="_391khnugmcba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3"/>
        <w:rPr>
          <w:sz w:val="20"/>
          <w:szCs w:val="20"/>
        </w:rPr>
      </w:pPr>
      <w:bookmarkStart w:colFirst="0" w:colLast="0" w:name="_mo0vq8n83ul9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3"/>
        <w:rPr>
          <w:sz w:val="20"/>
          <w:szCs w:val="20"/>
        </w:rPr>
      </w:pPr>
      <w:bookmarkStart w:colFirst="0" w:colLast="0" w:name="_ok7gvht5mhkc" w:id="9"/>
      <w:bookmarkEnd w:id="9"/>
      <w:r w:rsidDel="00000000" w:rsidR="00000000" w:rsidRPr="00000000">
        <w:rPr>
          <w:sz w:val="20"/>
          <w:szCs w:val="20"/>
          <w:rtl w:val="0"/>
        </w:rPr>
        <w:t xml:space="preserve">—--</w:t>
      </w:r>
    </w:p>
    <w:p w:rsidR="00000000" w:rsidDel="00000000" w:rsidP="00000000" w:rsidRDefault="00000000" w:rsidRPr="00000000" w14:paraId="00000088">
      <w:pPr>
        <w:pStyle w:val="Heading3"/>
        <w:rPr>
          <w:sz w:val="20"/>
          <w:szCs w:val="20"/>
        </w:rPr>
      </w:pPr>
      <w:bookmarkStart w:colFirst="0" w:colLast="0" w:name="_32907kxgf70j" w:id="10"/>
      <w:bookmarkEnd w:id="10"/>
      <w:r w:rsidDel="00000000" w:rsidR="00000000" w:rsidRPr="00000000">
        <w:rPr>
          <w:sz w:val="20"/>
          <w:szCs w:val="20"/>
          <w:rtl w:val="0"/>
        </w:rPr>
        <w:t xml:space="preserve">Events Processing (if necessary)</w:t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8A">
      <w:pPr>
        <w:pStyle w:val="Heading3"/>
        <w:rPr>
          <w:sz w:val="20"/>
          <w:szCs w:val="20"/>
        </w:rPr>
      </w:pPr>
      <w:bookmarkStart w:colFirst="0" w:colLast="0" w:name="_niouzto9de6n" w:id="11"/>
      <w:bookmarkEnd w:id="11"/>
      <w:r w:rsidDel="00000000" w:rsidR="00000000" w:rsidRPr="00000000">
        <w:rPr>
          <w:sz w:val="20"/>
          <w:szCs w:val="20"/>
          <w:rtl w:val="0"/>
        </w:rPr>
        <w:t xml:space="preserve">Customer Information</w:t>
      </w:r>
    </w:p>
    <w:p w:rsidR="00000000" w:rsidDel="00000000" w:rsidP="00000000" w:rsidRDefault="00000000" w:rsidRPr="00000000" w14:paraId="0000008B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8C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8D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8E">
      <w:pPr>
        <w:pStyle w:val="Heading3"/>
        <w:rPr>
          <w:sz w:val="20"/>
          <w:szCs w:val="20"/>
        </w:rPr>
      </w:pPr>
      <w:bookmarkStart w:colFirst="0" w:colLast="0" w:name="_htt28tqxjcgm" w:id="12"/>
      <w:bookmarkEnd w:id="12"/>
      <w:r w:rsidDel="00000000" w:rsidR="00000000" w:rsidRPr="00000000">
        <w:rPr>
          <w:sz w:val="20"/>
          <w:szCs w:val="20"/>
          <w:rtl w:val="0"/>
        </w:rPr>
        <w:t xml:space="preserve">Feature Requests</w:t>
      </w:r>
    </w:p>
    <w:p w:rsidR="00000000" w:rsidDel="00000000" w:rsidP="00000000" w:rsidRDefault="00000000" w:rsidRPr="00000000" w14:paraId="0000008F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 1</w:t>
      </w:r>
    </w:p>
    <w:p w:rsidR="00000000" w:rsidDel="00000000" w:rsidP="00000000" w:rsidRDefault="00000000" w:rsidRPr="00000000" w14:paraId="00000090">
      <w:pPr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is it</w:t>
      </w:r>
    </w:p>
    <w:p w:rsidR="00000000" w:rsidDel="00000000" w:rsidP="00000000" w:rsidRDefault="00000000" w:rsidRPr="00000000" w14:paraId="00000091">
      <w:pPr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Why it's important</w:t>
      </w:r>
    </w:p>
    <w:p w:rsidR="00000000" w:rsidDel="00000000" w:rsidP="00000000" w:rsidRDefault="00000000" w:rsidRPr="00000000" w14:paraId="00000092">
      <w:pPr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Urgency</w:t>
      </w:r>
    </w:p>
    <w:p w:rsidR="00000000" w:rsidDel="00000000" w:rsidP="00000000" w:rsidRDefault="00000000" w:rsidRPr="00000000" w14:paraId="00000093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3"/>
        <w:rPr>
          <w:sz w:val="20"/>
          <w:szCs w:val="20"/>
        </w:rPr>
      </w:pPr>
      <w:bookmarkStart w:colFirst="0" w:colLast="0" w:name="_oykkd54hcc96" w:id="13"/>
      <w:bookmarkEnd w:id="13"/>
      <w:r w:rsidDel="00000000" w:rsidR="00000000" w:rsidRPr="00000000">
        <w:rPr>
          <w:sz w:val="20"/>
          <w:szCs w:val="20"/>
          <w:rtl w:val="0"/>
        </w:rPr>
        <w:t xml:space="preserve">Rewatch Calls</w:t>
      </w:r>
    </w:p>
    <w:p w:rsidR="00000000" w:rsidDel="00000000" w:rsidP="00000000" w:rsidRDefault="00000000" w:rsidRPr="00000000" w14:paraId="00000095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Rewatch by dates</w:t>
      </w:r>
      <w:r w:rsidDel="00000000" w:rsidR="00000000" w:rsidRPr="00000000">
        <w:rPr>
          <w:rtl w:val="0"/>
        </w:rPr>
      </w:r>
    </w:p>
    <w:sectPr>
      <w:headerReference r:id="rId21" w:type="default"/>
      <w:footerReference r:id="rId2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Royce Kok" w:id="5" w:date="2024-07-11T16:10:19Z"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cc: @gssuri@tabsplatform.com for your reference</w:t>
      </w:r>
    </w:p>
  </w:comment>
  <w:comment w:author="Charles Niesenbaum" w:id="1" w:date="2025-05-12T17:01:37Z"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@annie@tabsplatform.com / @chirag@tabsplatform.com / @ashni@tabsplatform.com 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should be "If no customers are found, please create a Tabs customer" - @chirag@tabsplatform.com - is any additional context needed here? I'm copying the language from Red Antler MIS.</w:t>
      </w:r>
    </w:p>
  </w:comment>
  <w:comment w:author="Chirag Manyapu" w:id="2" w:date="2025-05-12T17:38:29Z"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 this is good - they should just flag in the channel they are creating a new customer</w:t>
      </w:r>
    </w:p>
  </w:comment>
  <w:comment w:author="Charles Niesenbaum" w:id="3" w:date="2025-05-12T19:05:13Z"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Who is they? Processing team or Red Antler (Fat Earth)</w:t>
      </w:r>
    </w:p>
  </w:comment>
  <w:comment w:author="Chirag Manyapu" w:id="4" w:date="2025-05-12T19:54:55Z"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Processing Team</w:t>
      </w:r>
    </w:p>
  </w:comment>
  <w:comment w:author="Royce Kok" w:id="6" w:date="2024-10-20T20:56:47Z"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 Workflow starting this week - @gssuri@tabsplatform.com @awalia@tabsplatform.com as mentioned in Red Antler channel</w:t>
      </w:r>
    </w:p>
  </w:comment>
  <w:comment w:author="Royce Kok" w:id="0" w:date="2024-06-14T15:21:11Z"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@aaziz@tabsplatform.com - tagging you here for Fat Earth, let me know if you have any questions.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7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6">
    <w:pPr>
      <w:rPr>
        <w:color w:val="ff0000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google.com/spreadsheets/d/1GxGaqPrG6WxO9CFShZSYWgSQOBv8V6aXt579OcFjYSc/edit#gid=1758720094" TargetMode="External"/><Relationship Id="rId11" Type="http://schemas.openxmlformats.org/officeDocument/2006/relationships/hyperlink" Target="https://docs.google.com/spreadsheets/d/1PVtCuHVuWo0s4ilZbv1O2ci2vdudx8CmbgH6_YYfIBM/edit?gid=1476667962#gid=1476667962" TargetMode="External"/><Relationship Id="rId22" Type="http://schemas.openxmlformats.org/officeDocument/2006/relationships/footer" Target="footer1.xml"/><Relationship Id="rId10" Type="http://schemas.openxmlformats.org/officeDocument/2006/relationships/hyperlink" Target="https://docs.google.com/spreadsheets/d/1ZYQj-8D2fOUFk1gyQ1NnHF5Wc1tl66eBPOrFIlJldY0/edit?gid=1476667962#gid=1476667962" TargetMode="External"/><Relationship Id="rId21" Type="http://schemas.openxmlformats.org/officeDocument/2006/relationships/header" Target="header1.xml"/><Relationship Id="rId13" Type="http://schemas.openxmlformats.org/officeDocument/2006/relationships/hyperlink" Target="https://docs.google.com/presentation/d/1we1EdoWMyJrpFU-_pXjo054_JjzRnW5TrKs-JQl742c/edit#slide=id.g2ade9637bdc_1_0" TargetMode="External"/><Relationship Id="rId12" Type="http://schemas.openxmlformats.org/officeDocument/2006/relationships/hyperlink" Target="https://docs.google.com/presentation/d/1ISWuZU_sYD0hub1f_xIx183UWOWO7SqNerHZya9j-QY/edit#slide=id.g2a644c08149_0_22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docs.google.com/spreadsheets/d/1GxGaqPrG6WxO9CFShZSYWgSQOBv8V6aXt579OcFjYSc/edit#gid=0" TargetMode="External"/><Relationship Id="rId15" Type="http://schemas.openxmlformats.org/officeDocument/2006/relationships/hyperlink" Target="https://docs.google.com/document/d/12lLuWc4reAQujnH98s-fRLztLe4-MCf_/edit" TargetMode="External"/><Relationship Id="rId14" Type="http://schemas.openxmlformats.org/officeDocument/2006/relationships/hyperlink" Target="https://docs.google.com/presentation/d/1rLnjHlr7ctj43DdQePyK4MSZd7co19MM-Ri6wGX6ISY/edit#slide=id.g2b590538859_0_83" TargetMode="External"/><Relationship Id="rId17" Type="http://schemas.openxmlformats.org/officeDocument/2006/relationships/image" Target="media/image2.png"/><Relationship Id="rId16" Type="http://schemas.openxmlformats.org/officeDocument/2006/relationships/hyperlink" Target="https://docs.google.com/document/d/1kHSUF6o9fSM5-3wHyazOU8-GT4FCi9DnAiXnWhJTTkk/edit" TargetMode="External"/><Relationship Id="rId5" Type="http://schemas.openxmlformats.org/officeDocument/2006/relationships/numbering" Target="numbering.xml"/><Relationship Id="rId19" Type="http://schemas.openxmlformats.org/officeDocument/2006/relationships/hyperlink" Target="https://www.loom.com/share/d85fc7f90fff4856b40941149775dca5" TargetMode="External"/><Relationship Id="rId6" Type="http://schemas.openxmlformats.org/officeDocument/2006/relationships/styles" Target="styles.xml"/><Relationship Id="rId18" Type="http://schemas.openxmlformats.org/officeDocument/2006/relationships/hyperlink" Target="mailto:chirag@tabsplatform.com" TargetMode="External"/><Relationship Id="rId7" Type="http://schemas.openxmlformats.org/officeDocument/2006/relationships/hyperlink" Target="mailto:mike.lawrence@redantler.com" TargetMode="External"/><Relationship Id="rId8" Type="http://schemas.openxmlformats.org/officeDocument/2006/relationships/hyperlink" Target="mailto:rich.pacheco@redantler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