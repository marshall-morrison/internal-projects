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fcusMerchant</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31, 2024</w:t>
      </w:r>
      <w:r w:rsidDel="00000000" w:rsidR="00000000" w:rsidRPr="00000000">
        <w:rPr>
          <w:rtl w:val="0"/>
        </w:rPr>
      </w:r>
    </w:p>
    <w:p w:rsidR="00000000" w:rsidDel="00000000" w:rsidP="00000000" w:rsidRDefault="00000000" w:rsidRPr="00000000" w14:paraId="00000005">
      <w:pPr>
        <w:rPr>
          <w:b w:val="1"/>
          <w:sz w:val="20"/>
          <w:szCs w:val="20"/>
        </w:rPr>
      </w:pPr>
      <w:r w:rsidDel="00000000" w:rsidR="00000000" w:rsidRPr="00000000">
        <w:rPr>
          <w:sz w:val="20"/>
          <w:szCs w:val="20"/>
          <w:rtl w:val="0"/>
        </w:rPr>
        <w:t xml:space="preserve">ERP</w:t>
      </w:r>
      <w:r w:rsidDel="00000000" w:rsidR="00000000" w:rsidRPr="00000000">
        <w:rPr>
          <w:b w:val="1"/>
          <w:sz w:val="20"/>
          <w:szCs w:val="20"/>
          <w:rtl w:val="0"/>
        </w:rPr>
        <w:t xml:space="preserve">: Bespoke then to Dynamics</w:t>
      </w:r>
    </w:p>
    <w:p w:rsidR="00000000" w:rsidDel="00000000" w:rsidP="00000000" w:rsidRDefault="00000000" w:rsidRPr="00000000" w14:paraId="00000006">
      <w:pPr>
        <w:rPr>
          <w:sz w:val="20"/>
          <w:szCs w:val="20"/>
        </w:rPr>
      </w:pPr>
      <w:r w:rsidDel="00000000" w:rsidR="00000000" w:rsidRPr="00000000">
        <w:rPr>
          <w:sz w:val="20"/>
          <w:szCs w:val="20"/>
          <w:rtl w:val="0"/>
        </w:rPr>
        <w:t xml:space="preserve">Tax Integration: </w:t>
      </w:r>
      <w:sdt>
        <w:sdtPr>
          <w:alias w:val="Stage"/>
          <w:id w:val="1507431733"/>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7">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x9qaa1hx9e71" w:id="2"/>
      <w:bookmarkEnd w:id="2"/>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GTM POC: </w:t>
      </w:r>
      <w:sdt>
        <w:sdtPr>
          <w:alias w:val="Stage"/>
          <w:id w:val="1864782120"/>
          <w:dropDownList w:lastValue="Royce">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br w:type="textWrapping"/>
        <w:t xml:space="preserve">Implementation POC: </w:t>
      </w:r>
      <w:sdt>
        <w:sdtPr>
          <w:alias w:val="Stage"/>
          <w:id w:val="1748308620"/>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ERP: </w:t>
      </w:r>
      <w:sdt>
        <w:sdtPr>
          <w:alias w:val="Stage"/>
          <w:id w:val="-845153893"/>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sz w:val="20"/>
          <w:szCs w:val="20"/>
          <w:rtl w:val="0"/>
        </w:rPr>
        <w:t xml:space="preserve"> – SailPoint</w:t>
      </w:r>
    </w:p>
    <w:p w:rsidR="00000000" w:rsidDel="00000000" w:rsidP="00000000" w:rsidRDefault="00000000" w:rsidRPr="00000000" w14:paraId="0000000B">
      <w:pPr>
        <w:rPr/>
      </w:pPr>
      <w:r w:rsidDel="00000000" w:rsidR="00000000" w:rsidRPr="00000000">
        <w:rPr>
          <w:sz w:val="20"/>
          <w:szCs w:val="20"/>
          <w:rtl w:val="0"/>
        </w:rPr>
        <w:t xml:space="preserve">Tax Integration: N/A</w:t>
      </w:r>
      <w:r w:rsidDel="00000000" w:rsidR="00000000" w:rsidRPr="00000000">
        <w:rPr>
          <w:rtl w:val="0"/>
        </w:rPr>
      </w:r>
    </w:p>
    <w:p w:rsidR="00000000" w:rsidDel="00000000" w:rsidP="00000000" w:rsidRDefault="00000000" w:rsidRPr="00000000" w14:paraId="0000000C">
      <w:pPr>
        <w:pStyle w:val="Heading3"/>
        <w:keepNext w:val="0"/>
        <w:keepLines w:val="0"/>
        <w:spacing w:after="0" w:before="0" w:lineRule="auto"/>
        <w:rPr>
          <w:rFonts w:ascii="Inter" w:cs="Inter" w:eastAsia="Inter" w:hAnsi="Inter"/>
          <w:sz w:val="20"/>
          <w:szCs w:val="20"/>
        </w:rPr>
      </w:pPr>
      <w:bookmarkStart w:colFirst="0" w:colLast="0" w:name="_kccvmp33xiqy" w:id="3"/>
      <w:bookmarkEnd w:id="3"/>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mc6h7744z36n" w:id="4"/>
      <w:bookmarkEnd w:id="4"/>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4pqvfh9paz8j" w:id="5"/>
      <w:bookmarkEnd w:id="5"/>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F">
      <w:pPr>
        <w:pStyle w:val="Heading3"/>
        <w:keepNext w:val="0"/>
        <w:keepLines w:val="0"/>
        <w:numPr>
          <w:ilvl w:val="0"/>
          <w:numId w:val="5"/>
        </w:numPr>
        <w:spacing w:after="0" w:before="0" w:lineRule="auto"/>
        <w:ind w:left="720" w:hanging="360"/>
        <w:rPr>
          <w:rFonts w:ascii="Inter" w:cs="Inter" w:eastAsia="Inter" w:hAnsi="Inter"/>
          <w:sz w:val="20"/>
          <w:szCs w:val="20"/>
        </w:rPr>
      </w:pPr>
      <w:bookmarkStart w:colFirst="0" w:colLast="0" w:name="_4pqvfh9paz8j" w:id="5"/>
      <w:bookmarkEnd w:id="5"/>
      <w:r w:rsidDel="00000000" w:rsidR="00000000" w:rsidRPr="00000000">
        <w:rPr>
          <w:rFonts w:ascii="Inter" w:cs="Inter" w:eastAsia="Inter" w:hAnsi="Inter"/>
          <w:sz w:val="20"/>
          <w:szCs w:val="20"/>
          <w:rtl w:val="0"/>
        </w:rPr>
        <w:t xml:space="preserve">Huy Huynh (VP of Finance)</w:t>
      </w:r>
    </w:p>
    <w:p w:rsidR="00000000" w:rsidDel="00000000" w:rsidP="00000000" w:rsidRDefault="00000000" w:rsidRPr="00000000" w14:paraId="00000010">
      <w:pPr>
        <w:numPr>
          <w:ilvl w:val="0"/>
          <w:numId w:val="5"/>
        </w:numPr>
        <w:ind w:left="720" w:hanging="360"/>
      </w:pPr>
      <w:r w:rsidDel="00000000" w:rsidR="00000000" w:rsidRPr="00000000">
        <w:rPr>
          <w:rtl w:val="0"/>
        </w:rPr>
        <w:t xml:space="preserve">Brenda Leto (Project Finance)</w:t>
      </w:r>
      <w:r w:rsidDel="00000000" w:rsidR="00000000" w:rsidRPr="00000000">
        <w:rPr>
          <w:rtl w:val="0"/>
        </w:rPr>
      </w:r>
    </w:p>
    <w:p w:rsidR="00000000" w:rsidDel="00000000" w:rsidP="00000000" w:rsidRDefault="00000000" w:rsidRPr="00000000" w14:paraId="00000011">
      <w:pPr>
        <w:numPr>
          <w:ilvl w:val="0"/>
          <w:numId w:val="5"/>
        </w:numPr>
        <w:ind w:left="720" w:hanging="360"/>
      </w:pPr>
      <w:r w:rsidDel="00000000" w:rsidR="00000000" w:rsidRPr="00000000">
        <w:rPr>
          <w:rtl w:val="0"/>
        </w:rPr>
        <w:t xml:space="preserve">Christopher Chen (New hire for finance)</w:t>
      </w:r>
      <w:r w:rsidDel="00000000" w:rsidR="00000000" w:rsidRPr="00000000">
        <w:rPr>
          <w:rtl w:val="0"/>
        </w:rPr>
      </w:r>
    </w:p>
    <w:p w:rsidR="00000000" w:rsidDel="00000000" w:rsidP="00000000" w:rsidRDefault="00000000" w:rsidRPr="00000000" w14:paraId="00000012">
      <w:pPr>
        <w:numPr>
          <w:ilvl w:val="0"/>
          <w:numId w:val="5"/>
        </w:numPr>
        <w:ind w:left="720" w:hanging="360"/>
      </w:pPr>
      <w:r w:rsidDel="00000000" w:rsidR="00000000" w:rsidRPr="00000000">
        <w:rPr>
          <w:rtl w:val="0"/>
        </w:rPr>
        <w:t xml:space="preserve">Serey Kim (AR automation)</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Jennifer Lleva (AR automation)</w:t>
      </w:r>
      <w:r w:rsidDel="00000000" w:rsidR="00000000" w:rsidRPr="00000000">
        <w:rPr>
          <w:rtl w:val="0"/>
        </w:rPr>
      </w:r>
    </w:p>
    <w:p w:rsidR="00000000" w:rsidDel="00000000" w:rsidP="00000000" w:rsidRDefault="00000000" w:rsidRPr="00000000" w14:paraId="00000014">
      <w:pPr>
        <w:pStyle w:val="Heading3"/>
        <w:keepNext w:val="0"/>
        <w:keepLines w:val="0"/>
        <w:spacing w:after="0" w:before="0" w:lineRule="auto"/>
        <w:ind w:left="0" w:firstLine="0"/>
        <w:rPr>
          <w:rFonts w:ascii="Inter" w:cs="Inter" w:eastAsia="Inter" w:hAnsi="Inter"/>
          <w:sz w:val="20"/>
          <w:szCs w:val="20"/>
        </w:rPr>
      </w:pPr>
      <w:bookmarkStart w:colFirst="0" w:colLast="0" w:name="_r3lj2o24qxg9" w:id="6"/>
      <w:bookmarkEnd w:id="6"/>
      <w:r w:rsidDel="00000000" w:rsidR="00000000" w:rsidRPr="00000000">
        <w:rPr>
          <w:rtl w:val="0"/>
        </w:rPr>
      </w:r>
    </w:p>
    <w:p w:rsidR="00000000" w:rsidDel="00000000" w:rsidP="00000000" w:rsidRDefault="00000000" w:rsidRPr="00000000" w14:paraId="00000015">
      <w:pPr>
        <w:pStyle w:val="Heading3"/>
        <w:rPr>
          <w:sz w:val="20"/>
          <w:szCs w:val="20"/>
        </w:rPr>
      </w:pPr>
      <w:bookmarkStart w:colFirst="0" w:colLast="0" w:name="_eyd60qhnw16" w:id="7"/>
      <w:bookmarkEnd w:id="7"/>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6">
      <w:pPr>
        <w:rPr>
          <w:sz w:val="20"/>
          <w:szCs w:val="20"/>
        </w:rPr>
      </w:pPr>
      <w:r w:rsidDel="00000000" w:rsidR="00000000" w:rsidRPr="00000000">
        <w:rPr>
          <w:sz w:val="20"/>
          <w:szCs w:val="20"/>
          <w:rtl w:val="0"/>
        </w:rPr>
        <w:t xml:space="preserve">Econolite is a company that develops traffic management software to improve mobility, reduce congestion, and improve quality of life. Their products include transportation system design, field installation, system integration, operations and maintenance, and management software. Econolite also works with municipalities to build a safer future using intelligent technology. </w:t>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A">
      <w:pPr>
        <w:numPr>
          <w:ilvl w:val="0"/>
          <w:numId w:val="3"/>
        </w:numPr>
        <w:ind w:left="720" w:hanging="360"/>
        <w:rPr>
          <w:rFonts w:ascii="JetBrains Mono SemiBold" w:cs="JetBrains Mono SemiBold" w:eastAsia="JetBrains Mono SemiBold" w:hAnsi="JetBrains Mono SemiBold"/>
          <w:sz w:val="20"/>
          <w:szCs w:val="20"/>
          <w:u w:val="none"/>
        </w:rPr>
      </w:pPr>
      <w:r w:rsidDel="00000000" w:rsidR="00000000" w:rsidRPr="00000000">
        <w:rPr>
          <w:sz w:val="20"/>
          <w:szCs w:val="20"/>
          <w:rtl w:val="0"/>
        </w:rPr>
        <w:t xml:space="preserve">Larger / Enterprise account for Tabs (ACV ~$27k)</w:t>
      </w:r>
    </w:p>
    <w:p w:rsidR="00000000" w:rsidDel="00000000" w:rsidP="00000000" w:rsidRDefault="00000000" w:rsidRPr="00000000" w14:paraId="0000001B">
      <w:pPr>
        <w:numPr>
          <w:ilvl w:val="0"/>
          <w:numId w:val="3"/>
        </w:numPr>
        <w:ind w:left="720" w:hanging="360"/>
        <w:rPr>
          <w:sz w:val="20"/>
          <w:szCs w:val="20"/>
          <w:u w:val="none"/>
        </w:rPr>
      </w:pPr>
      <w:hyperlink r:id="rId7">
        <w:r w:rsidDel="00000000" w:rsidR="00000000" w:rsidRPr="00000000">
          <w:rPr>
            <w:color w:val="0000ee"/>
            <w:sz w:val="20"/>
            <w:szCs w:val="20"/>
            <w:u w:val="single"/>
            <w:rtl w:val="0"/>
          </w:rPr>
          <w:t xml:space="preserve">Econolite x Tabs | Partnership</w:t>
        </w:r>
      </w:hyperlink>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4pqvfh9paz8j" w:id="5"/>
      <w:bookmarkEnd w:id="5"/>
      <w:r w:rsidDel="00000000" w:rsidR="00000000" w:rsidRPr="00000000">
        <w:rPr>
          <w:sz w:val="20"/>
          <w:szCs w:val="20"/>
          <w:rtl w:val="0"/>
        </w:rPr>
        <w:t xml:space="preserve">Billing model</w:t>
      </w:r>
    </w:p>
    <w:p w:rsidR="00000000" w:rsidDel="00000000" w:rsidP="00000000" w:rsidRDefault="00000000" w:rsidRPr="00000000" w14:paraId="0000001D">
      <w:pPr>
        <w:ind w:left="0" w:firstLine="0"/>
        <w:rPr>
          <w:sz w:val="20"/>
          <w:szCs w:val="20"/>
        </w:rPr>
      </w:pPr>
      <w:r w:rsidDel="00000000" w:rsidR="00000000" w:rsidRPr="00000000">
        <w:rPr>
          <w:sz w:val="20"/>
          <w:szCs w:val="20"/>
        </w:rPr>
        <w:drawing>
          <wp:inline distB="114300" distT="114300" distL="114300" distR="114300">
            <wp:extent cx="5943600" cy="33528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sz w:val="20"/>
          <w:szCs w:val="20"/>
          <w:rtl w:val="0"/>
        </w:rPr>
        <w:t xml:space="preserve">+</w:t>
      </w:r>
    </w:p>
    <w:p w:rsidR="00000000" w:rsidDel="00000000" w:rsidP="00000000" w:rsidRDefault="00000000" w:rsidRPr="00000000" w14:paraId="0000001E">
      <w:pPr>
        <w:ind w:left="0" w:firstLine="0"/>
        <w:rPr>
          <w:sz w:val="20"/>
          <w:szCs w:val="20"/>
        </w:rPr>
      </w:pPr>
      <w:r w:rsidDel="00000000" w:rsidR="00000000" w:rsidRPr="00000000">
        <w:rPr>
          <w:rtl w:val="0"/>
        </w:rPr>
      </w:r>
    </w:p>
    <w:p w:rsidR="00000000" w:rsidDel="00000000" w:rsidP="00000000" w:rsidRDefault="00000000" w:rsidRPr="00000000" w14:paraId="0000001F">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0">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1">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2">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3">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4">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5">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6">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7">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8">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9">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A">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B">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C">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D">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E">
      <w:pPr>
        <w:ind w:left="0" w:firstLine="0"/>
        <w:rPr>
          <w:b w:val="1"/>
          <w:color w:val="ff0000"/>
          <w:sz w:val="24"/>
          <w:szCs w:val="24"/>
        </w:rPr>
      </w:pPr>
      <w:r w:rsidDel="00000000" w:rsidR="00000000" w:rsidRPr="00000000">
        <w:rPr>
          <w:rtl w:val="0"/>
        </w:rPr>
      </w:r>
    </w:p>
    <w:p w:rsidR="00000000" w:rsidDel="00000000" w:rsidP="00000000" w:rsidRDefault="00000000" w:rsidRPr="00000000" w14:paraId="0000002F">
      <w:pPr>
        <w:ind w:left="0" w:firstLine="0"/>
        <w:rPr>
          <w:b w:val="1"/>
          <w:color w:val="ff0000"/>
          <w:sz w:val="24"/>
          <w:szCs w:val="24"/>
        </w:rPr>
      </w:pPr>
      <w:r w:rsidDel="00000000" w:rsidR="00000000" w:rsidRPr="00000000">
        <w:rPr>
          <w:rtl w:val="0"/>
        </w:rPr>
      </w:r>
    </w:p>
    <w:p w:rsidR="00000000" w:rsidDel="00000000" w:rsidP="00000000" w:rsidRDefault="00000000" w:rsidRPr="00000000" w14:paraId="00000030">
      <w:pPr>
        <w:ind w:left="0" w:firstLine="0"/>
        <w:rPr>
          <w:b w:val="1"/>
          <w:color w:val="ff0000"/>
          <w:sz w:val="24"/>
          <w:szCs w:val="24"/>
        </w:rPr>
      </w:pPr>
      <w:r w:rsidDel="00000000" w:rsidR="00000000" w:rsidRPr="00000000">
        <w:rPr>
          <w:rtl w:val="0"/>
        </w:rPr>
      </w:r>
    </w:p>
    <w:p w:rsidR="00000000" w:rsidDel="00000000" w:rsidP="00000000" w:rsidRDefault="00000000" w:rsidRPr="00000000" w14:paraId="00000031">
      <w:pPr>
        <w:ind w:left="0" w:firstLine="0"/>
        <w:rPr>
          <w:b w:val="1"/>
          <w:color w:val="ff0000"/>
          <w:sz w:val="24"/>
          <w:szCs w:val="24"/>
        </w:rPr>
      </w:pPr>
      <w:r w:rsidDel="00000000" w:rsidR="00000000" w:rsidRPr="00000000">
        <w:rPr>
          <w:rtl w:val="0"/>
        </w:rPr>
      </w:r>
    </w:p>
    <w:p w:rsidR="00000000" w:rsidDel="00000000" w:rsidP="00000000" w:rsidRDefault="00000000" w:rsidRPr="00000000" w14:paraId="00000032">
      <w:pPr>
        <w:ind w:left="0" w:firstLine="0"/>
        <w:rPr>
          <w:b w:val="1"/>
          <w:color w:val="ff0000"/>
          <w:sz w:val="24"/>
          <w:szCs w:val="24"/>
        </w:rPr>
      </w:pPr>
      <w:r w:rsidDel="00000000" w:rsidR="00000000" w:rsidRPr="00000000">
        <w:rPr>
          <w:rtl w:val="0"/>
        </w:rPr>
      </w:r>
    </w:p>
    <w:p w:rsidR="00000000" w:rsidDel="00000000" w:rsidP="00000000" w:rsidRDefault="00000000" w:rsidRPr="00000000" w14:paraId="00000033">
      <w:pPr>
        <w:ind w:left="0" w:firstLine="0"/>
        <w:rPr>
          <w:b w:val="1"/>
          <w:sz w:val="24"/>
          <w:szCs w:val="24"/>
        </w:rPr>
      </w:pPr>
      <w:commentRangeStart w:id="0"/>
      <w:r w:rsidDel="00000000" w:rsidR="00000000" w:rsidRPr="00000000">
        <w:rPr>
          <w:b w:val="1"/>
          <w:sz w:val="24"/>
          <w:szCs w:val="24"/>
          <w:rtl w:val="0"/>
        </w:rPr>
        <w:t xml:space="preserve">Business Types: Software Maintenance Agreement (SMA)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numPr>
          <w:ilvl w:val="0"/>
          <w:numId w:val="1"/>
        </w:numPr>
        <w:ind w:left="720" w:hanging="360"/>
        <w:rPr>
          <w:b w:val="1"/>
          <w:sz w:val="20"/>
          <w:szCs w:val="20"/>
        </w:rPr>
      </w:pPr>
      <w:r w:rsidDel="00000000" w:rsidR="00000000" w:rsidRPr="00000000">
        <w:rPr>
          <w:b w:val="1"/>
          <w:sz w:val="20"/>
          <w:szCs w:val="20"/>
          <w:rtl w:val="0"/>
        </w:rPr>
        <w:t xml:space="preserve">If you need a couple reference customers, check out the following contract</w:t>
      </w:r>
    </w:p>
    <w:p w:rsidR="00000000" w:rsidDel="00000000" w:rsidP="00000000" w:rsidRDefault="00000000" w:rsidRPr="00000000" w14:paraId="00000036">
      <w:pPr>
        <w:numPr>
          <w:ilvl w:val="1"/>
          <w:numId w:val="1"/>
        </w:numPr>
        <w:ind w:left="1440" w:hanging="360"/>
        <w:rPr>
          <w:b w:val="1"/>
          <w:sz w:val="20"/>
          <w:szCs w:val="20"/>
        </w:rPr>
      </w:pPr>
      <w:r w:rsidDel="00000000" w:rsidR="00000000" w:rsidRPr="00000000">
        <w:rPr>
          <w:b w:val="1"/>
          <w:sz w:val="20"/>
          <w:szCs w:val="20"/>
          <w:rtl w:val="0"/>
        </w:rPr>
        <w:t xml:space="preserve">F4319322-0884-44ca-b691-0379ce755da5</w:t>
      </w:r>
    </w:p>
    <w:p w:rsidR="00000000" w:rsidDel="00000000" w:rsidP="00000000" w:rsidRDefault="00000000" w:rsidRPr="00000000" w14:paraId="00000037">
      <w:pPr>
        <w:numPr>
          <w:ilvl w:val="1"/>
          <w:numId w:val="1"/>
        </w:numPr>
        <w:ind w:left="1440" w:hanging="360"/>
        <w:rPr>
          <w:b w:val="1"/>
          <w:sz w:val="20"/>
          <w:szCs w:val="20"/>
        </w:rPr>
      </w:pPr>
      <w:r w:rsidDel="00000000" w:rsidR="00000000" w:rsidRPr="00000000">
        <w:rPr>
          <w:b w:val="1"/>
          <w:sz w:val="20"/>
          <w:szCs w:val="20"/>
          <w:rtl w:val="0"/>
        </w:rPr>
        <w:t xml:space="preserve">2d98df31-e734-44dd-9c7a-05e65d5cd9ec</w:t>
      </w:r>
    </w:p>
    <w:p w:rsidR="00000000" w:rsidDel="00000000" w:rsidP="00000000" w:rsidRDefault="00000000" w:rsidRPr="00000000" w14:paraId="00000038">
      <w:pPr>
        <w:numPr>
          <w:ilvl w:val="0"/>
          <w:numId w:val="1"/>
        </w:numPr>
        <w:ind w:left="720" w:hanging="360"/>
        <w:rPr>
          <w:b w:val="1"/>
          <w:sz w:val="20"/>
          <w:szCs w:val="20"/>
        </w:rPr>
      </w:pPr>
      <w:r w:rsidDel="00000000" w:rsidR="00000000" w:rsidRPr="00000000">
        <w:rPr>
          <w:b w:val="1"/>
          <w:sz w:val="20"/>
          <w:szCs w:val="20"/>
          <w:rtl w:val="0"/>
        </w:rPr>
        <w:t xml:space="preserve">Guidance on Customer name -</w:t>
      </w:r>
      <w:r w:rsidDel="00000000" w:rsidR="00000000" w:rsidRPr="00000000">
        <w:rPr>
          <w:sz w:val="20"/>
          <w:szCs w:val="20"/>
          <w:rtl w:val="0"/>
        </w:rPr>
        <w:t xml:space="preserve"> It’s always on the section below (highlighted)</w:t>
      </w:r>
    </w:p>
    <w:p w:rsidR="00000000" w:rsidDel="00000000" w:rsidP="00000000" w:rsidRDefault="00000000" w:rsidRPr="00000000" w14:paraId="00000039">
      <w:pPr>
        <w:numPr>
          <w:ilvl w:val="1"/>
          <w:numId w:val="1"/>
        </w:numPr>
        <w:ind w:left="1440" w:hanging="360"/>
        <w:rPr>
          <w:sz w:val="20"/>
          <w:szCs w:val="20"/>
          <w:u w:val="none"/>
        </w:rPr>
      </w:pPr>
      <w:r w:rsidDel="00000000" w:rsidR="00000000" w:rsidRPr="00000000">
        <w:rPr>
          <w:sz w:val="20"/>
          <w:szCs w:val="20"/>
          <w:rtl w:val="0"/>
        </w:rPr>
        <w:t xml:space="preserve">They do not have an ERP linked, so please create customer</w:t>
      </w:r>
    </w:p>
    <w:p w:rsidR="00000000" w:rsidDel="00000000" w:rsidP="00000000" w:rsidRDefault="00000000" w:rsidRPr="00000000" w14:paraId="0000003A">
      <w:pPr>
        <w:numPr>
          <w:ilvl w:val="1"/>
          <w:numId w:val="1"/>
        </w:numPr>
        <w:ind w:left="1440" w:hanging="360"/>
        <w:rPr>
          <w:sz w:val="20"/>
          <w:szCs w:val="20"/>
          <w:u w:val="none"/>
        </w:rPr>
      </w:pPr>
      <w:r w:rsidDel="00000000" w:rsidR="00000000" w:rsidRPr="00000000">
        <w:rPr>
          <w:sz w:val="20"/>
          <w:szCs w:val="20"/>
          <w:rtl w:val="0"/>
        </w:rPr>
        <w:t xml:space="preserve">Use the naming convention before “hereafter referred to as “Agency”)</w:t>
      </w:r>
    </w:p>
    <w:p w:rsidR="00000000" w:rsidDel="00000000" w:rsidP="00000000" w:rsidRDefault="00000000" w:rsidRPr="00000000" w14:paraId="0000003B">
      <w:pPr>
        <w:numPr>
          <w:ilvl w:val="1"/>
          <w:numId w:val="1"/>
        </w:numPr>
        <w:ind w:left="1440" w:hanging="360"/>
        <w:rPr>
          <w:sz w:val="20"/>
          <w:szCs w:val="20"/>
          <w:u w:val="none"/>
        </w:rPr>
      </w:pPr>
      <w:r w:rsidDel="00000000" w:rsidR="00000000" w:rsidRPr="00000000">
        <w:rPr>
          <w:sz w:val="20"/>
          <w:szCs w:val="20"/>
          <w:rtl w:val="0"/>
        </w:rPr>
        <w:t xml:space="preserve">Check for Path Master (in this case, </w:t>
      </w:r>
      <w:r w:rsidDel="00000000" w:rsidR="00000000" w:rsidRPr="00000000">
        <w:rPr>
          <w:b w:val="1"/>
          <w:sz w:val="20"/>
          <w:szCs w:val="20"/>
          <w:rtl w:val="0"/>
        </w:rPr>
        <w:t xml:space="preserve">Path Master</w:t>
      </w:r>
      <w:r w:rsidDel="00000000" w:rsidR="00000000" w:rsidRPr="00000000">
        <w:rPr>
          <w:sz w:val="20"/>
          <w:szCs w:val="20"/>
          <w:rtl w:val="0"/>
        </w:rPr>
        <w:t xml:space="preserve"> is a distributors)</w:t>
      </w:r>
    </w:p>
    <w:p w:rsidR="00000000" w:rsidDel="00000000" w:rsidP="00000000" w:rsidRDefault="00000000" w:rsidRPr="00000000" w14:paraId="0000003C">
      <w:pPr>
        <w:numPr>
          <w:ilvl w:val="2"/>
          <w:numId w:val="1"/>
        </w:numPr>
        <w:ind w:left="2160" w:hanging="360"/>
        <w:rPr>
          <w:sz w:val="20"/>
          <w:szCs w:val="20"/>
          <w:u w:val="none"/>
        </w:rPr>
      </w:pPr>
      <w:r w:rsidDel="00000000" w:rsidR="00000000" w:rsidRPr="00000000">
        <w:rPr>
          <w:sz w:val="20"/>
          <w:szCs w:val="20"/>
          <w:rtl w:val="0"/>
        </w:rPr>
        <w:t xml:space="preserve">Create a sub-customer based on contract and associate it as sub-customer</w:t>
      </w:r>
    </w:p>
    <w:p w:rsidR="00000000" w:rsidDel="00000000" w:rsidP="00000000" w:rsidRDefault="00000000" w:rsidRPr="00000000" w14:paraId="0000003D">
      <w:pPr>
        <w:ind w:left="1440" w:firstLine="0"/>
        <w:rPr>
          <w:sz w:val="20"/>
          <w:szCs w:val="20"/>
        </w:rPr>
      </w:pPr>
      <w:r w:rsidDel="00000000" w:rsidR="00000000" w:rsidRPr="00000000">
        <w:rPr>
          <w:rtl w:val="0"/>
        </w:rPr>
      </w:r>
    </w:p>
    <w:p w:rsidR="00000000" w:rsidDel="00000000" w:rsidP="00000000" w:rsidRDefault="00000000" w:rsidRPr="00000000" w14:paraId="0000003E">
      <w:pPr>
        <w:ind w:left="1440" w:firstLine="0"/>
        <w:rPr>
          <w:sz w:val="20"/>
          <w:szCs w:val="20"/>
        </w:rPr>
      </w:pPr>
      <w:r w:rsidDel="00000000" w:rsidR="00000000" w:rsidRPr="00000000">
        <w:rPr>
          <w:sz w:val="20"/>
          <w:szCs w:val="20"/>
        </w:rPr>
        <w:drawing>
          <wp:inline distB="114300" distT="114300" distL="114300" distR="114300">
            <wp:extent cx="4830888" cy="2694149"/>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30888" cy="269414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720" w:hanging="360"/>
        <w:rPr>
          <w:sz w:val="20"/>
          <w:szCs w:val="20"/>
          <w:u w:val="none"/>
        </w:rPr>
      </w:pPr>
      <w:r w:rsidDel="00000000" w:rsidR="00000000" w:rsidRPr="00000000">
        <w:rPr>
          <w:b w:val="1"/>
          <w:sz w:val="20"/>
          <w:szCs w:val="20"/>
          <w:rtl w:val="0"/>
        </w:rPr>
        <w:t xml:space="preserve">G</w:t>
      </w:r>
      <w:r w:rsidDel="00000000" w:rsidR="00000000" w:rsidRPr="00000000">
        <w:rPr>
          <w:b w:val="1"/>
          <w:sz w:val="20"/>
          <w:szCs w:val="20"/>
          <w:rtl w:val="0"/>
        </w:rPr>
        <w:t xml:space="preserve">uidance for Processing Items - </w:t>
      </w:r>
      <w:r w:rsidDel="00000000" w:rsidR="00000000" w:rsidRPr="00000000">
        <w:rPr>
          <w:sz w:val="20"/>
          <w:szCs w:val="20"/>
          <w:rtl w:val="0"/>
        </w:rPr>
        <w:t xml:space="preserve">Use the description in the section below (highlighted)</w:t>
      </w:r>
    </w:p>
    <w:p w:rsidR="00000000" w:rsidDel="00000000" w:rsidP="00000000" w:rsidRDefault="00000000" w:rsidRPr="00000000" w14:paraId="00000040">
      <w:pPr>
        <w:ind w:left="1440" w:firstLine="0"/>
        <w:rPr>
          <w:b w:val="1"/>
          <w:sz w:val="20"/>
          <w:szCs w:val="20"/>
        </w:rPr>
      </w:pPr>
      <w:r w:rsidDel="00000000" w:rsidR="00000000" w:rsidRPr="00000000">
        <w:rPr>
          <w:b w:val="1"/>
          <w:sz w:val="20"/>
          <w:szCs w:val="20"/>
        </w:rPr>
        <w:drawing>
          <wp:inline distB="114300" distT="114300" distL="114300" distR="114300">
            <wp:extent cx="4742457" cy="1998824"/>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42457" cy="199882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sz w:val="20"/>
          <w:szCs w:val="20"/>
        </w:rPr>
      </w:pPr>
      <w:r w:rsidDel="00000000" w:rsidR="00000000" w:rsidRPr="00000000">
        <w:rPr>
          <w:rtl w:val="0"/>
        </w:rPr>
      </w:r>
    </w:p>
    <w:p w:rsidR="00000000" w:rsidDel="00000000" w:rsidP="00000000" w:rsidRDefault="00000000" w:rsidRPr="00000000" w14:paraId="00000042">
      <w:pPr>
        <w:numPr>
          <w:ilvl w:val="0"/>
          <w:numId w:val="1"/>
        </w:numPr>
        <w:ind w:left="720" w:hanging="360"/>
        <w:rPr>
          <w:sz w:val="20"/>
          <w:szCs w:val="20"/>
          <w:u w:val="none"/>
        </w:rPr>
      </w:pPr>
      <w:r w:rsidDel="00000000" w:rsidR="00000000" w:rsidRPr="00000000">
        <w:rPr>
          <w:b w:val="1"/>
          <w:sz w:val="20"/>
          <w:szCs w:val="20"/>
          <w:rtl w:val="0"/>
        </w:rPr>
        <w:t xml:space="preserve">Start Date</w:t>
      </w:r>
      <w:r w:rsidDel="00000000" w:rsidR="00000000" w:rsidRPr="00000000">
        <w:rPr>
          <w:sz w:val="20"/>
          <w:szCs w:val="20"/>
          <w:rtl w:val="0"/>
        </w:rPr>
        <w:t xml:space="preserve"> - Look for Coverage effective Period </w:t>
      </w:r>
    </w:p>
    <w:p w:rsidR="00000000" w:rsidDel="00000000" w:rsidP="00000000" w:rsidRDefault="00000000" w:rsidRPr="00000000" w14:paraId="00000043">
      <w:pPr>
        <w:ind w:left="1440" w:firstLine="0"/>
        <w:rPr>
          <w:sz w:val="20"/>
          <w:szCs w:val="20"/>
        </w:rPr>
      </w:pPr>
      <w:r w:rsidDel="00000000" w:rsidR="00000000" w:rsidRPr="00000000">
        <w:rPr>
          <w:sz w:val="20"/>
          <w:szCs w:val="20"/>
        </w:rPr>
        <w:drawing>
          <wp:inline distB="114300" distT="114300" distL="114300" distR="114300">
            <wp:extent cx="4872038" cy="202696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72038" cy="20269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6"/>
        </w:numPr>
        <w:ind w:left="720" w:hanging="360"/>
        <w:rPr>
          <w:sz w:val="20"/>
          <w:szCs w:val="20"/>
          <w:u w:val="none"/>
        </w:rPr>
      </w:pPr>
      <w:r w:rsidDel="00000000" w:rsidR="00000000" w:rsidRPr="00000000">
        <w:rPr>
          <w:b w:val="1"/>
          <w:sz w:val="20"/>
          <w:szCs w:val="20"/>
          <w:rtl w:val="0"/>
        </w:rPr>
        <w:t xml:space="preserve">Typical Cadence:</w:t>
      </w:r>
      <w:r w:rsidDel="00000000" w:rsidR="00000000" w:rsidRPr="00000000">
        <w:rPr>
          <w:sz w:val="20"/>
          <w:szCs w:val="20"/>
          <w:rtl w:val="0"/>
        </w:rPr>
        <w:t xml:space="preserve"> Either 1 year (most common), 2 years or more years</w:t>
      </w:r>
    </w:p>
    <w:p w:rsidR="00000000" w:rsidDel="00000000" w:rsidP="00000000" w:rsidRDefault="00000000" w:rsidRPr="00000000" w14:paraId="00000045">
      <w:pPr>
        <w:numPr>
          <w:ilvl w:val="1"/>
          <w:numId w:val="6"/>
        </w:numPr>
        <w:ind w:left="1440" w:hanging="360"/>
        <w:rPr>
          <w:sz w:val="20"/>
          <w:szCs w:val="20"/>
          <w:u w:val="none"/>
        </w:rPr>
      </w:pPr>
      <w:r w:rsidDel="00000000" w:rsidR="00000000" w:rsidRPr="00000000">
        <w:rPr>
          <w:sz w:val="20"/>
          <w:szCs w:val="20"/>
          <w:rtl w:val="0"/>
        </w:rPr>
        <w:t xml:space="preserve">Please note that there’s times where it's more than 1 year of contracted terms. Make sure that these are captured correctly. </w:t>
      </w:r>
    </w:p>
    <w:p w:rsidR="00000000" w:rsidDel="00000000" w:rsidP="00000000" w:rsidRDefault="00000000" w:rsidRPr="00000000" w14:paraId="00000046">
      <w:pPr>
        <w:numPr>
          <w:ilvl w:val="1"/>
          <w:numId w:val="6"/>
        </w:numPr>
        <w:ind w:left="1440" w:hanging="360"/>
        <w:rPr>
          <w:sz w:val="20"/>
          <w:szCs w:val="20"/>
          <w:u w:val="none"/>
        </w:rPr>
      </w:pPr>
      <w:r w:rsidDel="00000000" w:rsidR="00000000" w:rsidRPr="00000000">
        <w:rPr>
          <w:sz w:val="20"/>
          <w:szCs w:val="20"/>
          <w:rtl w:val="0"/>
        </w:rPr>
        <w:t xml:space="preserve">This is an area where they care immensely about accuracy </w:t>
      </w:r>
    </w:p>
    <w:p w:rsidR="00000000" w:rsidDel="00000000" w:rsidP="00000000" w:rsidRDefault="00000000" w:rsidRPr="00000000" w14:paraId="00000047">
      <w:pPr>
        <w:numPr>
          <w:ilvl w:val="0"/>
          <w:numId w:val="6"/>
        </w:numPr>
        <w:ind w:left="720" w:hanging="360"/>
        <w:rPr>
          <w:b w:val="1"/>
          <w:sz w:val="20"/>
          <w:szCs w:val="20"/>
        </w:rPr>
      </w:pPr>
      <w:r w:rsidDel="00000000" w:rsidR="00000000" w:rsidRPr="00000000">
        <w:rPr>
          <w:b w:val="1"/>
          <w:sz w:val="20"/>
          <w:szCs w:val="20"/>
          <w:rtl w:val="0"/>
        </w:rPr>
        <w:t xml:space="preserve">Net Terms: </w:t>
      </w:r>
      <w:r w:rsidDel="00000000" w:rsidR="00000000" w:rsidRPr="00000000">
        <w:rPr>
          <w:sz w:val="20"/>
          <w:szCs w:val="20"/>
          <w:rtl w:val="0"/>
        </w:rPr>
        <w:t xml:space="preserve">Based on contract</w:t>
      </w:r>
    </w:p>
    <w:p w:rsidR="00000000" w:rsidDel="00000000" w:rsidP="00000000" w:rsidRDefault="00000000" w:rsidRPr="00000000" w14:paraId="00000048">
      <w:pPr>
        <w:numPr>
          <w:ilvl w:val="0"/>
          <w:numId w:val="6"/>
        </w:numPr>
        <w:ind w:left="720" w:hanging="360"/>
        <w:rPr>
          <w:ins w:author="Royce Kok" w:id="0" w:date="2024-09-11T01:46:29Z"/>
          <w:sz w:val="20"/>
          <w:szCs w:val="20"/>
          <w:u w:val="none"/>
        </w:rPr>
      </w:pPr>
      <w:ins w:author="Royce Kok" w:id="0" w:date="2024-09-11T01:46:29Z">
        <w:commentRangeStart w:id="1"/>
        <w:commentRangeStart w:id="1"/>
        <w:commentRangeEnd w:id="1"/>
        <w:r w:rsidDel="00000000" w:rsidR="00000000" w:rsidRPr="00000000">
          <w:commentReference w:id="1"/>
        </w:r>
        <w:r w:rsidDel="00000000" w:rsidR="00000000" w:rsidRPr="00000000">
          <w:rPr>
            <w:b w:val="1"/>
            <w:sz w:val="20"/>
            <w:szCs w:val="20"/>
            <w:rtl w:val="0"/>
            <w:rPrChange w:author="Royce Kok" w:id="1" w:date="2024-09-11T01:46:29Z">
              <w:rPr>
                <w:sz w:val="20"/>
                <w:szCs w:val="20"/>
              </w:rPr>
            </w:rPrChange>
          </w:rPr>
          <w:t xml:space="preserve">Purchase Order:</w:t>
        </w:r>
        <w:r w:rsidDel="00000000" w:rsidR="00000000" w:rsidRPr="00000000">
          <w:rPr>
            <w:sz w:val="20"/>
            <w:szCs w:val="20"/>
            <w:rtl w:val="0"/>
          </w:rPr>
          <w:t xml:space="preserve"> Should be in the table (Note, there’s sometimes 2 different P.Os in the contract) The one we want to pick up and add is always in the Excel spreadsheet, see example below.</w:t>
        </w:r>
      </w:ins>
    </w:p>
    <w:p w:rsidR="00000000" w:rsidDel="00000000" w:rsidP="00000000" w:rsidRDefault="00000000" w:rsidRPr="00000000" w14:paraId="00000049">
      <w:pPr>
        <w:rPr>
          <w:ins w:author="Royce Kok" w:id="0" w:date="2024-09-11T01:46:29Z"/>
          <w:sz w:val="20"/>
          <w:szCs w:val="20"/>
        </w:rPr>
      </w:pPr>
      <w:ins w:author="Royce Kok" w:id="0" w:date="2024-09-11T01:46:29Z">
        <w:r w:rsidDel="00000000" w:rsidR="00000000" w:rsidRPr="00000000">
          <w:rPr>
            <w:sz w:val="20"/>
            <w:szCs w:val="20"/>
            <w:rtl w:val="0"/>
          </w:rPr>
          <w:tab/>
          <w:tab/>
        </w:r>
        <w:r w:rsidDel="00000000" w:rsidR="00000000" w:rsidRPr="00000000">
          <w:rPr>
            <w:sz w:val="20"/>
            <w:szCs w:val="20"/>
          </w:rPr>
          <w:drawing>
            <wp:inline distB="114300" distT="114300" distL="114300" distR="114300">
              <wp:extent cx="5943600" cy="20066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ins>
    </w:p>
    <w:p w:rsidR="00000000" w:rsidDel="00000000" w:rsidP="00000000" w:rsidRDefault="00000000" w:rsidRPr="00000000" w14:paraId="0000004A">
      <w:pPr>
        <w:rPr>
          <w:ins w:author="Royce Kok" w:id="0" w:date="2024-09-11T01:46:29Z"/>
          <w:sz w:val="20"/>
          <w:szCs w:val="20"/>
        </w:rPr>
      </w:pPr>
      <w:ins w:author="Royce Kok" w:id="0" w:date="2024-09-11T01:46:29Z">
        <w:r w:rsidDel="00000000" w:rsidR="00000000" w:rsidRPr="00000000">
          <w:rPr>
            <w:rtl w:val="0"/>
          </w:rPr>
        </w:r>
      </w:ins>
    </w:p>
    <w:p w:rsidR="00000000" w:rsidDel="00000000" w:rsidP="00000000" w:rsidRDefault="00000000" w:rsidRPr="00000000" w14:paraId="0000004B">
      <w:pPr>
        <w:rPr>
          <w:rFonts w:ascii="Arial" w:cs="Arial" w:eastAsia="Arial" w:hAnsi="Arial"/>
          <w:b w:val="0"/>
          <w:i w:val="0"/>
          <w:smallCaps w:val="0"/>
          <w:strike w:val="0"/>
          <w:color w:val="000000"/>
          <w:sz w:val="22"/>
          <w:szCs w:val="22"/>
          <w:u w:val="none"/>
          <w:shd w:fill="auto" w:val="clear"/>
          <w:vertAlign w:val="baseline"/>
          <w:rPrChange w:author="Royce Kok" w:id="2" w:date="2024-09-11T01:47:26Z">
            <w:rPr>
              <w:sz w:val="20"/>
              <w:szCs w:val="20"/>
              <w:u w:val="none"/>
            </w:rPr>
          </w:rPrChange>
        </w:rPr>
        <w:pPrChange w:author="Royce Kok" w:id="0" w:date="2024-09-11T01:47:26Z">
          <w:pPr>
            <w:numPr>
              <w:ilvl w:val="0"/>
              <w:numId w:val="6"/>
            </w:numPr>
            <w:ind w:left="720" w:hanging="360"/>
          </w:pPr>
        </w:pPrChange>
      </w:pPr>
      <w:r w:rsidDel="00000000" w:rsidR="00000000" w:rsidRPr="00000000">
        <w:rPr>
          <w:rtl w:val="0"/>
        </w:rPr>
      </w:r>
    </w:p>
    <w:p w:rsidR="00000000" w:rsidDel="00000000" w:rsidP="00000000" w:rsidRDefault="00000000" w:rsidRPr="00000000" w14:paraId="0000004C">
      <w:pPr>
        <w:numPr>
          <w:ilvl w:val="0"/>
          <w:numId w:val="6"/>
        </w:numPr>
        <w:ind w:left="720" w:hanging="360"/>
        <w:rPr>
          <w:b w:val="1"/>
          <w:sz w:val="20"/>
          <w:szCs w:val="20"/>
        </w:rPr>
      </w:pPr>
      <w:r w:rsidDel="00000000" w:rsidR="00000000" w:rsidRPr="00000000">
        <w:rPr>
          <w:b w:val="1"/>
          <w:sz w:val="20"/>
          <w:szCs w:val="20"/>
          <w:rtl w:val="0"/>
        </w:rPr>
        <w:t xml:space="preserve">Pricing: </w:t>
      </w:r>
      <w:r w:rsidDel="00000000" w:rsidR="00000000" w:rsidRPr="00000000">
        <w:rPr>
          <w:sz w:val="20"/>
          <w:szCs w:val="20"/>
          <w:rtl w:val="0"/>
        </w:rPr>
        <w:t xml:space="preserve">Look at the signature date to confirm that they have locked in early pricing or preferential pricing. In this case yes.</w:t>
      </w:r>
    </w:p>
    <w:p w:rsidR="00000000" w:rsidDel="00000000" w:rsidP="00000000" w:rsidRDefault="00000000" w:rsidRPr="00000000" w14:paraId="0000004D">
      <w:pPr>
        <w:numPr>
          <w:ilvl w:val="1"/>
          <w:numId w:val="6"/>
        </w:numPr>
        <w:ind w:left="1440" w:hanging="360"/>
        <w:rPr>
          <w:b w:val="1"/>
          <w:sz w:val="20"/>
          <w:szCs w:val="20"/>
        </w:rPr>
      </w:pPr>
      <w:r w:rsidDel="00000000" w:rsidR="00000000" w:rsidRPr="00000000">
        <w:rPr>
          <w:sz w:val="20"/>
          <w:szCs w:val="20"/>
          <w:rtl w:val="0"/>
        </w:rPr>
        <w:t xml:space="preserve">They have also started updating contracts and making sure that they have clearer boxes for these for easier pricing review</w:t>
      </w:r>
    </w:p>
    <w:p w:rsidR="00000000" w:rsidDel="00000000" w:rsidP="00000000" w:rsidRDefault="00000000" w:rsidRPr="00000000" w14:paraId="0000004E">
      <w:pPr>
        <w:ind w:left="1440" w:firstLine="0"/>
        <w:rPr>
          <w:b w:val="1"/>
          <w:sz w:val="20"/>
          <w:szCs w:val="20"/>
        </w:rPr>
      </w:pPr>
      <w:r w:rsidDel="00000000" w:rsidR="00000000" w:rsidRPr="00000000">
        <w:rPr>
          <w:b w:val="1"/>
          <w:sz w:val="20"/>
          <w:szCs w:val="20"/>
        </w:rPr>
        <w:drawing>
          <wp:inline distB="114300" distT="114300" distL="114300" distR="114300">
            <wp:extent cx="4693778" cy="4024313"/>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93778"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50">
      <w:pPr>
        <w:numPr>
          <w:ilvl w:val="0"/>
          <w:numId w:val="4"/>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51">
      <w:pPr>
        <w:numPr>
          <w:ilvl w:val="1"/>
          <w:numId w:val="4"/>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52">
      <w:pPr>
        <w:numPr>
          <w:ilvl w:val="1"/>
          <w:numId w:val="4"/>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53">
      <w:pPr>
        <w:numPr>
          <w:ilvl w:val="1"/>
          <w:numId w:val="4"/>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54">
      <w:pPr>
        <w:ind w:left="0" w:firstLine="0"/>
        <w:rPr>
          <w:sz w:val="20"/>
          <w:szCs w:val="20"/>
        </w:rPr>
      </w:pPr>
      <w:r w:rsidDel="00000000" w:rsidR="00000000" w:rsidRPr="00000000">
        <w:rPr>
          <w:rtl w:val="0"/>
        </w:rPr>
      </w:r>
    </w:p>
    <w:p w:rsidR="00000000" w:rsidDel="00000000" w:rsidP="00000000" w:rsidRDefault="00000000" w:rsidRPr="00000000" w14:paraId="00000055">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56">
      <w:pPr>
        <w:numPr>
          <w:ilvl w:val="0"/>
          <w:numId w:val="4"/>
        </w:numPr>
        <w:ind w:left="720" w:hanging="360"/>
        <w:rPr>
          <w:sz w:val="20"/>
          <w:szCs w:val="20"/>
        </w:rPr>
      </w:pPr>
      <w:r w:rsidDel="00000000" w:rsidR="00000000" w:rsidRPr="00000000">
        <w:rPr>
          <w:sz w:val="20"/>
          <w:szCs w:val="20"/>
          <w:rtl w:val="0"/>
        </w:rPr>
        <w:t xml:space="preserve">Rewatch by dates</w:t>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Royce Kok" w:id="0" w:date="2024-08-28T01:08:02Z">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@awalia@tabsplatform.com @gssuri@tabsplatform.com - revised guidance on MIS.</w:t>
      </w:r>
    </w:p>
  </w:comment>
  <w:comment w:author="Royce Kok" w:id="1" w:date="2024-09-11T01:48:28Z">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 guidance added to MIS on Purchase Order.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cc: @awalia@tabsplatform.com @gssuri@tabsplatform.com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8">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7">
    <w:pPr>
      <w:rPr>
        <w:color w:val="ff0000"/>
      </w:rPr>
    </w:pPr>
    <w:r w:rsidDel="00000000" w:rsidR="00000000" w:rsidRPr="00000000">
      <w:rPr>
        <w:b w:val="1"/>
      </w:rPr>
      <w:drawing>
        <wp:inline distB="114300" distT="114300" distL="114300" distR="114300">
          <wp:extent cx="495300" cy="190500"/>
          <wp:effectExtent b="0" l="0" r="0" t="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presentation/d/1SaMqJ6f1V75IpPRUICr-wMCdN5M61l6GpHTW19kL9V4/edit#slide=id.g2c56b4424da_0_0"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