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Jun 11, 2024</w:t>
        <w:br w:type="textWrapping"/>
        <w:t xml:space="preserve">Scoping start date: </w:t>
      </w:r>
      <w:r w:rsidDel="00000000" w:rsidR="00000000" w:rsidRPr="00000000">
        <w:rPr>
          <w:sz w:val="20"/>
          <w:szCs w:val="20"/>
          <w:rtl w:val="0"/>
        </w:rPr>
        <w:t xml:space="preserve">Jun 14,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Jun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01/31/2025</w:t>
        <w:br w:type="textWrapping"/>
        <w:t xml:space="preserve">Go Live Date: </w:t>
      </w:r>
      <w:r w:rsidDel="00000000" w:rsidR="00000000" w:rsidRPr="00000000">
        <w:rPr>
          <w:sz w:val="20"/>
          <w:szCs w:val="20"/>
          <w:rtl w:val="0"/>
        </w:rPr>
        <w:t xml:space="preserve">Sep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272670367"/>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690708541"/>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None</w:t>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239417681"/>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Tyler F., COO and Co-Founder</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Josh Liss, CEO and Co-Founder</w:t>
      </w:r>
    </w:p>
    <w:p w:rsidR="00000000" w:rsidDel="00000000" w:rsidP="00000000" w:rsidRDefault="00000000" w:rsidRPr="00000000" w14:paraId="0000000E">
      <w:pPr>
        <w:numPr>
          <w:ilvl w:val="0"/>
          <w:numId w:val="4"/>
        </w:numPr>
        <w:ind w:left="720" w:hanging="360"/>
        <w:rPr>
          <w:sz w:val="20"/>
          <w:szCs w:val="20"/>
        </w:rPr>
      </w:pPr>
      <w:r w:rsidDel="00000000" w:rsidR="00000000" w:rsidRPr="00000000">
        <w:rPr>
          <w:sz w:val="20"/>
          <w:szCs w:val="20"/>
          <w:rtl w:val="0"/>
        </w:rPr>
        <w:t xml:space="preserve">Account Receivable POC: officialcounslr@gmail.com</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Billing POC: officialcounslr@gmail.com</w:t>
      </w: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sz w:val="20"/>
          <w:szCs w:val="20"/>
        </w:rPr>
      </w:pPr>
      <w:hyperlink r:id="rId7">
        <w:r w:rsidDel="00000000" w:rsidR="00000000" w:rsidRPr="00000000">
          <w:rPr>
            <w:color w:val="1155cc"/>
            <w:sz w:val="20"/>
            <w:szCs w:val="20"/>
            <w:u w:val="single"/>
            <w:rtl w:val="0"/>
          </w:rPr>
          <w:t xml:space="preserve">Counslr</w:t>
        </w:r>
      </w:hyperlink>
      <w:r w:rsidDel="00000000" w:rsidR="00000000" w:rsidRPr="00000000">
        <w:rPr>
          <w:sz w:val="20"/>
          <w:szCs w:val="20"/>
          <w:rtl w:val="0"/>
        </w:rPr>
        <w:t xml:space="preserve"> </w:t>
      </w:r>
      <w:r w:rsidDel="00000000" w:rsidR="00000000" w:rsidRPr="00000000">
        <w:rPr>
          <w:sz w:val="20"/>
          <w:szCs w:val="20"/>
          <w:rtl w:val="0"/>
        </w:rPr>
        <w:t xml:space="preserve">provides text-based mental health support modules to schools and communities and is committed to making mental health care available, accessible, and socially acceptable for all. </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They are about to move from a standard SaaS model to usage billing and needed a tool to automate the back office work related to AR. Tyler (Co-Founder) was using a combination of Stripe Billing, QBO, and Spreadsheets to track invoicing. Need to streamline the back office work.</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They also have a feature request to add invoice paid dates to the CSV export. Ideally, they will export this to upload to Rippling to handle sales commission payouts.</w:t>
        <w:br w:type="textWrapping"/>
        <w:br w:type="textWrapping"/>
      </w:r>
      <w:r w:rsidDel="00000000" w:rsidR="00000000" w:rsidRPr="00000000">
        <w:rPr>
          <w:sz w:val="20"/>
          <w:szCs w:val="20"/>
          <w:rtl w:val="0"/>
        </w:rPr>
        <w:t xml:space="preserve">Is there an opt out clause? If so, what is the merchant looking for so that they don’t feel the need to exercise it?</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Opt out with 30 days notice ahead of </w:t>
      </w:r>
      <w:commentRangeStart w:id="0"/>
      <w:commentRangeStart w:id="1"/>
      <w:r w:rsidDel="00000000" w:rsidR="00000000" w:rsidRPr="00000000">
        <w:rPr>
          <w:sz w:val="20"/>
          <w:szCs w:val="20"/>
          <w:highlight w:val="yellow"/>
          <w:rtl w:val="0"/>
        </w:rPr>
        <w:t xml:space="preserve">01/31/2025</w:t>
      </w:r>
      <w:r w:rsidDel="00000000" w:rsidR="00000000" w:rsidRPr="00000000">
        <w:rPr>
          <w:sz w:val="20"/>
          <w:szCs w:val="20"/>
          <w:rtl w:val="0"/>
        </w:rPr>
        <w:t xml:space="preserve">.</w:t>
      </w:r>
      <w:commentRangeEnd w:id="0"/>
      <w:r w:rsidDel="00000000" w:rsidR="00000000" w:rsidRPr="00000000">
        <w:commentReference w:id="0"/>
      </w:r>
      <w:commentRangeEnd w:id="1"/>
      <w:r w:rsidDel="00000000" w:rsidR="00000000" w:rsidRPr="00000000">
        <w:commentReference w:id="1"/>
      </w:r>
      <w:r w:rsidDel="00000000" w:rsidR="00000000" w:rsidRPr="00000000">
        <w:rPr>
          <w:sz w:val="20"/>
          <w:szCs w:val="20"/>
          <w:rtl w:val="0"/>
        </w:rPr>
        <w:t xml:space="preserve"> Need to have the sales commission functionality in order to not exercise this.</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1E">
      <w:pPr>
        <w:ind w:firstLine="720"/>
        <w:rPr>
          <w:sz w:val="20"/>
          <w:szCs w:val="20"/>
        </w:rPr>
      </w:pPr>
      <w:r w:rsidDel="00000000" w:rsidR="00000000" w:rsidRPr="00000000">
        <w:rPr>
          <w:sz w:val="20"/>
          <w:szCs w:val="20"/>
          <w:rtl w:val="0"/>
        </w:rPr>
        <w:t xml:space="preserve">Tyler is our champion and very easy to work with (i.e. manual workarounds in place until we build towards functionality). Josh will not be main user - he is a little bit of a stickler, but decent guy overall.</w:t>
      </w:r>
    </w:p>
    <w:p w:rsidR="00000000" w:rsidDel="00000000" w:rsidP="00000000" w:rsidRDefault="00000000" w:rsidRPr="00000000" w14:paraId="0000001F">
      <w:pPr>
        <w:ind w:firstLine="720"/>
        <w:rPr>
          <w:sz w:val="20"/>
          <w:szCs w:val="20"/>
        </w:rPr>
      </w:pPr>
      <w:r w:rsidDel="00000000" w:rsidR="00000000" w:rsidRPr="00000000">
        <w:rPr>
          <w:sz w:val="20"/>
          <w:szCs w:val="20"/>
          <w:rtl w:val="0"/>
        </w:rPr>
        <w:br w:type="textWrapping"/>
        <w:t xml:space="preserve">2) Is there key POC the buyer/decision maker?</w:t>
      </w:r>
    </w:p>
    <w:p w:rsidR="00000000" w:rsidDel="00000000" w:rsidP="00000000" w:rsidRDefault="00000000" w:rsidRPr="00000000" w14:paraId="00000020">
      <w:pPr>
        <w:ind w:firstLine="720"/>
        <w:rPr>
          <w:sz w:val="20"/>
          <w:szCs w:val="20"/>
        </w:rPr>
      </w:pPr>
      <w:r w:rsidDel="00000000" w:rsidR="00000000" w:rsidRPr="00000000">
        <w:rPr>
          <w:sz w:val="20"/>
          <w:szCs w:val="20"/>
          <w:rtl w:val="0"/>
        </w:rPr>
        <w:t xml:space="preserve">Tyler and Josh are Co-Founders and make every decision together. Tyler is the primary POC for implementation and </w:t>
      </w:r>
      <w:r w:rsidDel="00000000" w:rsidR="00000000" w:rsidRPr="00000000">
        <w:rPr>
          <w:sz w:val="20"/>
          <w:szCs w:val="20"/>
          <w:rtl w:val="0"/>
        </w:rPr>
        <w:t xml:space="preserve">has</w:t>
      </w:r>
      <w:r w:rsidDel="00000000" w:rsidR="00000000" w:rsidRPr="00000000">
        <w:rPr>
          <w:sz w:val="20"/>
          <w:szCs w:val="20"/>
          <w:rtl w:val="0"/>
        </w:rPr>
        <w:t xml:space="preserve"> been a great partner. Very responsive over Slack DM or the merchant channel.</w:t>
      </w:r>
    </w:p>
    <w:p w:rsidR="00000000" w:rsidDel="00000000" w:rsidP="00000000" w:rsidRDefault="00000000" w:rsidRPr="00000000" w14:paraId="00000021">
      <w:pPr>
        <w:ind w:firstLine="720"/>
        <w:rPr>
          <w:sz w:val="20"/>
          <w:szCs w:val="20"/>
        </w:rPr>
      </w:pPr>
      <w:r w:rsidDel="00000000" w:rsidR="00000000" w:rsidRPr="00000000">
        <w:rPr>
          <w:sz w:val="20"/>
          <w:szCs w:val="20"/>
          <w:rtl w:val="0"/>
        </w:rPr>
        <w:br w:type="textWrapping"/>
        <w:t xml:space="preserve">3) What are the Tabs features the key POC care about?</w:t>
      </w:r>
    </w:p>
    <w:p w:rsidR="00000000" w:rsidDel="00000000" w:rsidP="00000000" w:rsidRDefault="00000000" w:rsidRPr="00000000" w14:paraId="00000022">
      <w:pPr>
        <w:ind w:firstLine="720"/>
        <w:rPr>
          <w:sz w:val="20"/>
          <w:szCs w:val="20"/>
        </w:rPr>
      </w:pPr>
      <w:r w:rsidDel="00000000" w:rsidR="00000000" w:rsidRPr="00000000">
        <w:rPr>
          <w:sz w:val="20"/>
          <w:szCs w:val="20"/>
          <w:rtl w:val="0"/>
        </w:rPr>
        <w:t xml:space="preserve">Invoice scheduling and tracking. Usage data upload. Invoice paid dates for commission payouts. They are moving off from Stripe Billing and slowly migrating all their invoices over to Tabs (starting with the non-annual contract, given those are collected up front and easier to manage. Monthly usage ones are the biggest pain point. They will start sending all new contracts to Tabs as of Aug 12, 2024, and as company renewed, they’ll send to Tabs. </w:t>
      </w:r>
    </w:p>
    <w:p w:rsidR="00000000" w:rsidDel="00000000" w:rsidP="00000000" w:rsidRDefault="00000000" w:rsidRPr="00000000" w14:paraId="0000002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25">
      <w:pPr>
        <w:numPr>
          <w:ilvl w:val="1"/>
          <w:numId w:val="1"/>
        </w:numPr>
        <w:ind w:left="1440" w:hanging="360"/>
        <w:rPr>
          <w:sz w:val="20"/>
          <w:szCs w:val="20"/>
          <w:u w:val="none"/>
        </w:rPr>
      </w:pPr>
      <w:r w:rsidDel="00000000" w:rsidR="00000000" w:rsidRPr="00000000">
        <w:rPr>
          <w:sz w:val="20"/>
          <w:szCs w:val="20"/>
          <w:rtl w:val="0"/>
        </w:rPr>
        <w:t xml:space="preserve">Monthly, quarterly, or annually (very few).</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7">
      <w:pPr>
        <w:numPr>
          <w:ilvl w:val="1"/>
          <w:numId w:val="1"/>
        </w:numPr>
        <w:ind w:left="1440" w:hanging="360"/>
        <w:rPr>
          <w:sz w:val="20"/>
          <w:szCs w:val="20"/>
          <w:u w:val="none"/>
        </w:rPr>
      </w:pPr>
      <w:r w:rsidDel="00000000" w:rsidR="00000000" w:rsidRPr="00000000">
        <w:rPr>
          <w:sz w:val="20"/>
          <w:szCs w:val="20"/>
          <w:rtl w:val="0"/>
        </w:rPr>
        <w:t xml:space="preserve">Current contracts in Tabs - Billing by # of employees using the platform per user / per month. (e.g, Kemo Sabe)</w:t>
      </w:r>
    </w:p>
    <w:p w:rsidR="00000000" w:rsidDel="00000000" w:rsidP="00000000" w:rsidRDefault="00000000" w:rsidRPr="00000000" w14:paraId="00000028">
      <w:pPr>
        <w:numPr>
          <w:ilvl w:val="1"/>
          <w:numId w:val="1"/>
        </w:numPr>
        <w:ind w:left="1440" w:hanging="360"/>
        <w:rPr>
          <w:sz w:val="20"/>
          <w:szCs w:val="20"/>
        </w:rPr>
      </w:pPr>
      <w:r w:rsidDel="00000000" w:rsidR="00000000" w:rsidRPr="00000000">
        <w:rPr>
          <w:sz w:val="20"/>
          <w:szCs w:val="20"/>
          <w:rtl w:val="0"/>
        </w:rPr>
        <w:t xml:space="preserve">Flat SaaS fee today - Annual up front, these are not their pain points. They’ll be slower in migrating these over as of Aug (2024) most of them have been already send out</w:t>
      </w:r>
      <w:r w:rsidDel="00000000" w:rsidR="00000000" w:rsidRPr="00000000">
        <w:rPr>
          <w:rtl w:val="0"/>
        </w:rPr>
      </w:r>
    </w:p>
    <w:p w:rsidR="00000000" w:rsidDel="00000000" w:rsidP="00000000" w:rsidRDefault="00000000" w:rsidRPr="00000000" w14:paraId="00000029">
      <w:pPr>
        <w:numPr>
          <w:ilvl w:val="0"/>
          <w:numId w:val="1"/>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2A">
      <w:pPr>
        <w:numPr>
          <w:ilvl w:val="1"/>
          <w:numId w:val="1"/>
        </w:numPr>
        <w:ind w:left="1440" w:hanging="360"/>
        <w:rPr>
          <w:sz w:val="20"/>
          <w:szCs w:val="20"/>
          <w:u w:val="none"/>
        </w:rPr>
      </w:pPr>
      <w:r w:rsidDel="00000000" w:rsidR="00000000" w:rsidRPr="00000000">
        <w:rPr>
          <w:sz w:val="20"/>
          <w:szCs w:val="20"/>
          <w:rtl w:val="0"/>
        </w:rPr>
        <w:t xml:space="preserve">Small lean team. Tyler currently handles all AR. Only ~20 contracts</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commentRangeStart w:id="2"/>
      <w:r w:rsidDel="00000000" w:rsidR="00000000" w:rsidRPr="00000000">
        <w:rPr>
          <w:sz w:val="20"/>
          <w:szCs w:val="20"/>
          <w:rtl w:val="0"/>
        </w:rPr>
        <w:t xml:space="preserve">Contract Processing Steps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D">
      <w:pPr>
        <w:numPr>
          <w:ilvl w:val="0"/>
          <w:numId w:val="5"/>
        </w:numPr>
        <w:ind w:left="720" w:hanging="360"/>
        <w:rPr>
          <w:sz w:val="20"/>
          <w:szCs w:val="20"/>
        </w:rPr>
      </w:pPr>
      <w:r w:rsidDel="00000000" w:rsidR="00000000" w:rsidRPr="00000000">
        <w:rPr>
          <w:sz w:val="20"/>
          <w:szCs w:val="20"/>
          <w:rtl w:val="0"/>
        </w:rPr>
        <w:t xml:space="preserve">Specific processing requests: </w:t>
      </w:r>
    </w:p>
    <w:p w:rsidR="00000000" w:rsidDel="00000000" w:rsidP="00000000" w:rsidRDefault="00000000" w:rsidRPr="00000000" w14:paraId="0000002E">
      <w:pPr>
        <w:numPr>
          <w:ilvl w:val="1"/>
          <w:numId w:val="5"/>
        </w:numPr>
        <w:ind w:left="1440" w:hanging="360"/>
        <w:rPr>
          <w:sz w:val="20"/>
          <w:szCs w:val="20"/>
          <w:u w:val="none"/>
        </w:rPr>
      </w:pPr>
      <w:r w:rsidDel="00000000" w:rsidR="00000000" w:rsidRPr="00000000">
        <w:rPr>
          <w:sz w:val="20"/>
          <w:szCs w:val="20"/>
          <w:rtl w:val="0"/>
        </w:rPr>
        <w:t xml:space="preserve">Read the Order Form</w:t>
      </w:r>
    </w:p>
    <w:p w:rsidR="00000000" w:rsidDel="00000000" w:rsidP="00000000" w:rsidRDefault="00000000" w:rsidRPr="00000000" w14:paraId="0000002F">
      <w:pPr>
        <w:numPr>
          <w:ilvl w:val="2"/>
          <w:numId w:val="5"/>
        </w:numPr>
        <w:ind w:left="2160" w:hanging="360"/>
        <w:rPr>
          <w:sz w:val="20"/>
          <w:szCs w:val="20"/>
          <w:u w:val="none"/>
        </w:rPr>
      </w:pPr>
      <w:r w:rsidDel="00000000" w:rsidR="00000000" w:rsidRPr="00000000">
        <w:rPr>
          <w:sz w:val="20"/>
          <w:szCs w:val="20"/>
          <w:rtl w:val="0"/>
        </w:rPr>
        <w:t xml:space="preserve">You will find the client name there</w:t>
      </w:r>
    </w:p>
    <w:p w:rsidR="00000000" w:rsidDel="00000000" w:rsidP="00000000" w:rsidRDefault="00000000" w:rsidRPr="00000000" w14:paraId="00000030">
      <w:pPr>
        <w:numPr>
          <w:ilvl w:val="2"/>
          <w:numId w:val="5"/>
        </w:numPr>
        <w:ind w:left="2160" w:hanging="360"/>
        <w:rPr>
          <w:sz w:val="20"/>
          <w:szCs w:val="20"/>
          <w:u w:val="none"/>
        </w:rPr>
      </w:pPr>
      <w:r w:rsidDel="00000000" w:rsidR="00000000" w:rsidRPr="00000000">
        <w:rPr>
          <w:sz w:val="20"/>
          <w:szCs w:val="20"/>
          <w:rtl w:val="0"/>
        </w:rPr>
        <w:t xml:space="preserve">You will find the order effective date there</w:t>
      </w:r>
    </w:p>
    <w:p w:rsidR="00000000" w:rsidDel="00000000" w:rsidP="00000000" w:rsidRDefault="00000000" w:rsidRPr="00000000" w14:paraId="00000031">
      <w:pPr>
        <w:numPr>
          <w:ilvl w:val="2"/>
          <w:numId w:val="5"/>
        </w:numPr>
        <w:ind w:left="2160" w:hanging="360"/>
        <w:rPr>
          <w:sz w:val="20"/>
          <w:szCs w:val="20"/>
          <w:u w:val="none"/>
        </w:rPr>
      </w:pPr>
      <w:r w:rsidDel="00000000" w:rsidR="00000000" w:rsidRPr="00000000">
        <w:rPr>
          <w:sz w:val="20"/>
          <w:szCs w:val="20"/>
          <w:rtl w:val="0"/>
        </w:rPr>
        <w:t xml:space="preserve">You will find the Order Terms there. </w:t>
      </w:r>
    </w:p>
    <w:p w:rsidR="00000000" w:rsidDel="00000000" w:rsidP="00000000" w:rsidRDefault="00000000" w:rsidRPr="00000000" w14:paraId="00000032">
      <w:pPr>
        <w:numPr>
          <w:ilvl w:val="1"/>
          <w:numId w:val="5"/>
        </w:numPr>
        <w:ind w:left="1440" w:hanging="360"/>
        <w:rPr>
          <w:sz w:val="20"/>
          <w:szCs w:val="20"/>
          <w:u w:val="none"/>
        </w:rPr>
      </w:pPr>
      <w:r w:rsidDel="00000000" w:rsidR="00000000" w:rsidRPr="00000000">
        <w:rPr>
          <w:sz w:val="20"/>
          <w:szCs w:val="20"/>
          <w:rtl w:val="0"/>
        </w:rPr>
        <w:t xml:space="preserve">Pricing, Service Plan, Payments + Terms are in the document </w:t>
      </w:r>
    </w:p>
    <w:p w:rsidR="00000000" w:rsidDel="00000000" w:rsidP="00000000" w:rsidRDefault="00000000" w:rsidRPr="00000000" w14:paraId="00000033">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4">
      <w:pPr>
        <w:numPr>
          <w:ilvl w:val="1"/>
          <w:numId w:val="5"/>
        </w:numPr>
        <w:ind w:left="1440" w:hanging="360"/>
        <w:rPr>
          <w:sz w:val="20"/>
          <w:szCs w:val="20"/>
          <w:u w:val="none"/>
        </w:rPr>
      </w:pPr>
      <w:r w:rsidDel="00000000" w:rsidR="00000000" w:rsidRPr="00000000">
        <w:rPr>
          <w:sz w:val="20"/>
          <w:szCs w:val="20"/>
          <w:rtl w:val="0"/>
        </w:rPr>
        <w:t xml:space="preserve">Most of the time, you’d need to create a Customer for them and there’s no GL ledger linked to the account because they are still so small. </w:t>
      </w:r>
    </w:p>
    <w:p w:rsidR="00000000" w:rsidDel="00000000" w:rsidP="00000000" w:rsidRDefault="00000000" w:rsidRPr="00000000" w14:paraId="00000035">
      <w:pPr>
        <w:numPr>
          <w:ilvl w:val="2"/>
          <w:numId w:val="5"/>
        </w:numPr>
        <w:ind w:left="2160" w:hanging="360"/>
        <w:rPr>
          <w:sz w:val="20"/>
          <w:szCs w:val="20"/>
          <w:u w:val="none"/>
        </w:rPr>
      </w:pPr>
      <w:r w:rsidDel="00000000" w:rsidR="00000000" w:rsidRPr="00000000">
        <w:rPr>
          <w:sz w:val="20"/>
          <w:szCs w:val="20"/>
          <w:rtl w:val="0"/>
        </w:rPr>
        <w:t xml:space="preserve">Note: The customer email isn’t in the contract, they plan to add that in the future</w:t>
      </w:r>
    </w:p>
    <w:p w:rsidR="00000000" w:rsidDel="00000000" w:rsidP="00000000" w:rsidRDefault="00000000" w:rsidRPr="00000000" w14:paraId="00000036">
      <w:pPr>
        <w:numPr>
          <w:ilvl w:val="2"/>
          <w:numId w:val="5"/>
        </w:numPr>
        <w:ind w:left="2160" w:hanging="360"/>
        <w:rPr>
          <w:sz w:val="20"/>
          <w:szCs w:val="20"/>
          <w:u w:val="none"/>
        </w:rPr>
      </w:pPr>
      <w:r w:rsidDel="00000000" w:rsidR="00000000" w:rsidRPr="00000000">
        <w:rPr>
          <w:sz w:val="20"/>
          <w:szCs w:val="20"/>
          <w:rtl w:val="0"/>
        </w:rPr>
        <w:t xml:space="preserve">Tyler also knows how to populate the customer email in the cotract</w:t>
      </w:r>
    </w:p>
    <w:p w:rsidR="00000000" w:rsidDel="00000000" w:rsidP="00000000" w:rsidRDefault="00000000" w:rsidRPr="00000000" w14:paraId="00000037">
      <w:pPr>
        <w:numPr>
          <w:ilvl w:val="1"/>
          <w:numId w:val="5"/>
        </w:numPr>
        <w:ind w:left="1440" w:hanging="360"/>
        <w:rPr>
          <w:sz w:val="20"/>
          <w:szCs w:val="20"/>
          <w:u w:val="none"/>
        </w:rPr>
      </w:pPr>
      <w:r w:rsidDel="00000000" w:rsidR="00000000" w:rsidRPr="00000000">
        <w:rPr>
          <w:sz w:val="20"/>
          <w:szCs w:val="20"/>
          <w:rtl w:val="0"/>
        </w:rPr>
        <w:t xml:space="preserve">There’s two dates in the contract, contract signature date and Effective Date. </w:t>
      </w:r>
    </w:p>
    <w:p w:rsidR="00000000" w:rsidDel="00000000" w:rsidP="00000000" w:rsidRDefault="00000000" w:rsidRPr="00000000" w14:paraId="00000038">
      <w:pPr>
        <w:numPr>
          <w:ilvl w:val="2"/>
          <w:numId w:val="5"/>
        </w:numPr>
        <w:ind w:left="2160" w:hanging="360"/>
        <w:rPr>
          <w:sz w:val="20"/>
          <w:szCs w:val="20"/>
          <w:u w:val="none"/>
        </w:rPr>
      </w:pPr>
      <w:r w:rsidDel="00000000" w:rsidR="00000000" w:rsidRPr="00000000">
        <w:rPr>
          <w:sz w:val="20"/>
          <w:szCs w:val="20"/>
          <w:rtl w:val="0"/>
        </w:rPr>
        <w:t xml:space="preserve">Use Order Effective Date in Appendix for billing (under the Order Form)</w:t>
      </w:r>
    </w:p>
    <w:p w:rsidR="00000000" w:rsidDel="00000000" w:rsidP="00000000" w:rsidRDefault="00000000" w:rsidRPr="00000000" w14:paraId="00000039">
      <w:pPr>
        <w:numPr>
          <w:ilvl w:val="0"/>
          <w:numId w:val="5"/>
        </w:numPr>
        <w:ind w:left="720" w:hanging="360"/>
        <w:rPr>
          <w:sz w:val="20"/>
          <w:szCs w:val="20"/>
        </w:rPr>
      </w:pPr>
      <w:r w:rsidDel="00000000" w:rsidR="00000000" w:rsidRPr="00000000">
        <w:rPr>
          <w:sz w:val="20"/>
          <w:szCs w:val="20"/>
          <w:rtl w:val="0"/>
        </w:rPr>
        <w:t xml:space="preserve">Anything to ignore in contracts? </w:t>
      </w:r>
    </w:p>
    <w:p w:rsidR="00000000" w:rsidDel="00000000" w:rsidP="00000000" w:rsidRDefault="00000000" w:rsidRPr="00000000" w14:paraId="0000003A">
      <w:pPr>
        <w:numPr>
          <w:ilvl w:val="1"/>
          <w:numId w:val="5"/>
        </w:numPr>
        <w:ind w:left="144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3B">
      <w:pPr>
        <w:numPr>
          <w:ilvl w:val="0"/>
          <w:numId w:val="5"/>
        </w:numPr>
        <w:ind w:left="720" w:hanging="360"/>
        <w:rPr>
          <w:ins w:author="Royce Kok" w:id="0" w:date="2024-08-30T13:15:14Z"/>
          <w:sz w:val="20"/>
          <w:szCs w:val="20"/>
        </w:rPr>
      </w:pPr>
      <w:ins w:author="Royce Kok" w:id="0" w:date="2024-08-30T13:15:14Z">
        <w:commentRangeStart w:id="3"/>
        <w:r w:rsidDel="00000000" w:rsidR="00000000" w:rsidRPr="00000000">
          <w:rPr>
            <w:sz w:val="20"/>
            <w:szCs w:val="20"/>
            <w:rtl w:val="0"/>
          </w:rPr>
          <w:t xml:space="preserve">Usage Processing</w:t>
        </w:r>
      </w:ins>
    </w:p>
    <w:p w:rsidR="00000000" w:rsidDel="00000000" w:rsidP="00000000" w:rsidRDefault="00000000" w:rsidRPr="00000000" w14:paraId="0000003C">
      <w:pPr>
        <w:numPr>
          <w:ilvl w:val="1"/>
          <w:numId w:val="5"/>
        </w:numPr>
        <w:ind w:left="1440" w:hanging="360"/>
        <w:rPr>
          <w:ins w:author="Royce Kok" w:id="0" w:date="2024-08-30T13:15:14Z"/>
          <w:sz w:val="20"/>
          <w:szCs w:val="20"/>
          <w:u w:val="none"/>
        </w:rPr>
      </w:pPr>
      <w:ins w:author="Royce Kok" w:id="0" w:date="2024-08-30T13:15:14Z">
        <w:r w:rsidDel="00000000" w:rsidR="00000000" w:rsidRPr="00000000">
          <w:rPr>
            <w:sz w:val="20"/>
            <w:szCs w:val="20"/>
            <w:rtl w:val="0"/>
          </w:rPr>
          <w:t xml:space="preserve">Please note that Counslr usage is </w:t>
        </w:r>
        <w:commentRangeStart w:id="3"/>
        <w:commentRangeEnd w:id="3"/>
        <w:r w:rsidDel="00000000" w:rsidR="00000000" w:rsidRPr="00000000">
          <w:commentReference w:id="3"/>
        </w:r>
        <w:r w:rsidDel="00000000" w:rsidR="00000000" w:rsidRPr="00000000">
          <w:rPr>
            <w:b w:val="1"/>
            <w:i w:val="1"/>
            <w:sz w:val="20"/>
            <w:szCs w:val="20"/>
            <w:rtl w:val="0"/>
            <w:rPrChange w:author="Royce Kok" w:id="1" w:date="2024-08-30T13:15:14Z">
              <w:rPr>
                <w:sz w:val="20"/>
                <w:szCs w:val="20"/>
              </w:rPr>
            </w:rPrChange>
          </w:rPr>
          <w:t xml:space="preserve">always “</w:t>
        </w:r>
        <w:r w:rsidDel="00000000" w:rsidR="00000000" w:rsidRPr="00000000">
          <w:rPr>
            <w:sz w:val="20"/>
            <w:szCs w:val="20"/>
            <w:rtl w:val="0"/>
            <w:rPrChange w:author="Royce Kok" w:id="1" w:date="2024-08-30T13:15:14Z">
              <w:rPr>
                <w:sz w:val="20"/>
                <w:szCs w:val="20"/>
              </w:rPr>
            </w:rPrChange>
          </w:rPr>
          <w:t xml:space="preserve">in advance”</w:t>
        </w:r>
      </w:ins>
    </w:p>
    <w:p w:rsidR="00000000" w:rsidDel="00000000" w:rsidP="00000000" w:rsidRDefault="00000000" w:rsidRPr="00000000" w14:paraId="0000003D">
      <w:pPr>
        <w:numPr>
          <w:ilvl w:val="1"/>
          <w:numId w:val="5"/>
        </w:numPr>
        <w:ind w:left="1440" w:hanging="360"/>
        <w:rPr>
          <w:ins w:author="Royce Kok" w:id="0" w:date="2024-08-30T13:15:14Z"/>
          <w:sz w:val="20"/>
          <w:szCs w:val="20"/>
          <w:u w:val="none"/>
        </w:rPr>
      </w:pPr>
      <w:ins w:author="Royce Kok" w:id="0" w:date="2024-08-30T13:15:14Z">
        <w:r w:rsidDel="00000000" w:rsidR="00000000" w:rsidRPr="00000000">
          <w:rPr>
            <w:sz w:val="20"/>
            <w:szCs w:val="20"/>
            <w:rtl w:val="0"/>
            <w:rPrChange w:author="Royce Kok" w:id="1" w:date="2024-08-30T13:15:14Z">
              <w:rPr>
                <w:sz w:val="20"/>
                <w:szCs w:val="20"/>
              </w:rPr>
            </w:rPrChange>
          </w:rPr>
          <w:t xml:space="preserve">For processing, please </w:t>
        </w:r>
        <w:r w:rsidDel="00000000" w:rsidR="00000000" w:rsidRPr="00000000">
          <w:rPr>
            <w:b w:val="1"/>
            <w:sz w:val="20"/>
            <w:szCs w:val="20"/>
            <w:rtl w:val="0"/>
            <w:rPrChange w:author="Royce Kok" w:id="1" w:date="2024-08-30T13:15:14Z">
              <w:rPr>
                <w:sz w:val="20"/>
                <w:szCs w:val="20"/>
              </w:rPr>
            </w:rPrChange>
          </w:rPr>
          <w:t xml:space="preserve">uncheck</w:t>
        </w:r>
        <w:r w:rsidDel="00000000" w:rsidR="00000000" w:rsidRPr="00000000">
          <w:rPr>
            <w:sz w:val="20"/>
            <w:szCs w:val="20"/>
            <w:rtl w:val="0"/>
            <w:rPrChange w:author="Royce Kok" w:id="1" w:date="2024-08-30T13:15:14Z">
              <w:rPr>
                <w:sz w:val="20"/>
                <w:szCs w:val="20"/>
              </w:rPr>
            </w:rPrChange>
          </w:rPr>
          <w:t xml:space="preserve"> the in arrears box at the bottom of the BT</w:t>
        </w:r>
      </w:ins>
    </w:p>
    <w:p w:rsidR="00000000" w:rsidDel="00000000" w:rsidP="00000000" w:rsidRDefault="00000000" w:rsidRPr="00000000" w14:paraId="0000003E">
      <w:pPr>
        <w:numPr>
          <w:ilvl w:val="0"/>
          <w:numId w:val="5"/>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F">
      <w:pPr>
        <w:numPr>
          <w:ilvl w:val="1"/>
          <w:numId w:val="5"/>
        </w:numPr>
        <w:ind w:left="1440" w:hanging="360"/>
        <w:rPr>
          <w:sz w:val="20"/>
          <w:szCs w:val="20"/>
        </w:rPr>
      </w:pPr>
      <w:r w:rsidDel="00000000" w:rsidR="00000000" w:rsidRPr="00000000">
        <w:rPr>
          <w:sz w:val="20"/>
          <w:szCs w:val="20"/>
          <w:rtl w:val="0"/>
        </w:rPr>
        <w:t xml:space="preserve">Use contract info - i.e, 12 months</w:t>
      </w:r>
    </w:p>
    <w:p w:rsidR="00000000" w:rsidDel="00000000" w:rsidP="00000000" w:rsidRDefault="00000000" w:rsidRPr="00000000" w14:paraId="00000040">
      <w:pPr>
        <w:numPr>
          <w:ilvl w:val="1"/>
          <w:numId w:val="5"/>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41">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42">
      <w:pPr>
        <w:numPr>
          <w:ilvl w:val="1"/>
          <w:numId w:val="5"/>
        </w:numPr>
        <w:ind w:left="1440" w:hanging="360"/>
        <w:rPr>
          <w:sz w:val="20"/>
          <w:szCs w:val="20"/>
        </w:rPr>
      </w:pPr>
      <w:r w:rsidDel="00000000" w:rsidR="00000000" w:rsidRPr="00000000">
        <w:rPr>
          <w:sz w:val="20"/>
          <w:szCs w:val="20"/>
          <w:rtl w:val="0"/>
        </w:rPr>
        <w:t xml:space="preserve">Net Terms: See contract - could be Net 7, Net 21, etc</w:t>
      </w:r>
    </w:p>
    <w:p w:rsidR="00000000" w:rsidDel="00000000" w:rsidP="00000000" w:rsidRDefault="00000000" w:rsidRPr="00000000" w14:paraId="00000043">
      <w:pPr>
        <w:numPr>
          <w:ilvl w:val="1"/>
          <w:numId w:val="5"/>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44">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45">
      <w:pPr>
        <w:numPr>
          <w:ilvl w:val="1"/>
          <w:numId w:val="5"/>
        </w:numPr>
        <w:ind w:left="1440" w:hanging="360"/>
        <w:rPr>
          <w:sz w:val="20"/>
          <w:szCs w:val="20"/>
          <w:u w:val="none"/>
        </w:rPr>
      </w:pPr>
      <w:r w:rsidDel="00000000" w:rsidR="00000000" w:rsidRPr="00000000">
        <w:rPr>
          <w:sz w:val="20"/>
          <w:szCs w:val="20"/>
          <w:rtl w:val="0"/>
        </w:rPr>
        <w:t xml:space="preserve">Cadence: Use info from contract - could be monthly, per six month, etc</w:t>
      </w:r>
    </w:p>
    <w:p w:rsidR="00000000" w:rsidDel="00000000" w:rsidP="00000000" w:rsidRDefault="00000000" w:rsidRPr="00000000" w14:paraId="00000046">
      <w:pPr>
        <w:numPr>
          <w:ilvl w:val="1"/>
          <w:numId w:val="5"/>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47">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48">
      <w:pPr>
        <w:numPr>
          <w:ilvl w:val="1"/>
          <w:numId w:val="5"/>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49">
      <w:pPr>
        <w:numPr>
          <w:ilvl w:val="1"/>
          <w:numId w:val="5"/>
        </w:numPr>
        <w:ind w:left="1440" w:hanging="360"/>
        <w:rPr>
          <w:sz w:val="20"/>
          <w:szCs w:val="20"/>
          <w:u w:val="none"/>
        </w:rPr>
      </w:pPr>
      <w:r w:rsidDel="00000000" w:rsidR="00000000" w:rsidRPr="00000000">
        <w:rPr>
          <w:sz w:val="20"/>
          <w:szCs w:val="20"/>
          <w:rtl w:val="0"/>
        </w:rPr>
        <w:t xml:space="preserve">If None Listed, Ops Default is every tax line item becomes a BT</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Note: </w:t>
      </w:r>
    </w:p>
    <w:p w:rsidR="00000000" w:rsidDel="00000000" w:rsidP="00000000" w:rsidRDefault="00000000" w:rsidRPr="00000000" w14:paraId="0000004C">
      <w:pPr>
        <w:numPr>
          <w:ilvl w:val="0"/>
          <w:numId w:val="8"/>
        </w:numPr>
        <w:ind w:left="720" w:hanging="360"/>
        <w:rPr>
          <w:sz w:val="20"/>
          <w:szCs w:val="20"/>
          <w:u w:val="none"/>
        </w:rPr>
      </w:pPr>
      <w:commentRangeStart w:id="4"/>
      <w:r w:rsidDel="00000000" w:rsidR="00000000" w:rsidRPr="00000000">
        <w:rPr>
          <w:sz w:val="20"/>
          <w:szCs w:val="20"/>
          <w:rtl w:val="0"/>
        </w:rPr>
        <w:t xml:space="preserve">If </w:t>
      </w:r>
      <w:commentRangeEnd w:id="4"/>
      <w:r w:rsidDel="00000000" w:rsidR="00000000" w:rsidRPr="00000000">
        <w:commentReference w:id="4"/>
      </w:r>
      <w:r w:rsidDel="00000000" w:rsidR="00000000" w:rsidRPr="00000000">
        <w:rPr>
          <w:b w:val="1"/>
          <w:sz w:val="20"/>
          <w:szCs w:val="20"/>
          <w:rtl w:val="0"/>
        </w:rPr>
        <w:t xml:space="preserve">Billed “Annually”</w:t>
      </w:r>
      <w:r w:rsidDel="00000000" w:rsidR="00000000" w:rsidRPr="00000000">
        <w:rPr>
          <w:sz w:val="20"/>
          <w:szCs w:val="20"/>
          <w:rtl w:val="0"/>
        </w:rPr>
        <w:t xml:space="preserve"> and you’re seeing a monthly per person, per month dollar amount, see below, please multiplied the $3.50/month by 12 months. The BT for this is now $42/user and this will be 1 invoice for the entire year period.  </w:t>
      </w:r>
    </w:p>
    <w:p w:rsidR="00000000" w:rsidDel="00000000" w:rsidP="00000000" w:rsidRDefault="00000000" w:rsidRPr="00000000" w14:paraId="0000004D">
      <w:pPr>
        <w:numPr>
          <w:ilvl w:val="0"/>
          <w:numId w:val="8"/>
        </w:numPr>
        <w:ind w:left="720" w:hanging="360"/>
        <w:rPr>
          <w:sz w:val="20"/>
          <w:szCs w:val="20"/>
          <w:u w:val="none"/>
        </w:rPr>
      </w:pPr>
      <w:r w:rsidDel="00000000" w:rsidR="00000000" w:rsidRPr="00000000">
        <w:rPr>
          <w:sz w:val="20"/>
          <w:szCs w:val="20"/>
        </w:rPr>
        <w:drawing>
          <wp:inline distB="114300" distT="114300" distL="114300" distR="114300">
            <wp:extent cx="4519613" cy="3454896"/>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19613" cy="34548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rPr>
          <w:sz w:val="20"/>
          <w:szCs w:val="20"/>
        </w:rPr>
      </w:pPr>
      <w:bookmarkStart w:colFirst="0" w:colLast="0" w:name="_32907kxgf70j" w:id="6"/>
      <w:bookmarkEnd w:id="6"/>
      <w:r w:rsidDel="00000000" w:rsidR="00000000" w:rsidRPr="00000000">
        <w:rPr>
          <w:sz w:val="20"/>
          <w:szCs w:val="20"/>
          <w:rtl w:val="0"/>
        </w:rPr>
        <w:t xml:space="preserve">Events/Usage Processing (if necessary)</w:t>
      </w:r>
    </w:p>
    <w:p w:rsidR="00000000" w:rsidDel="00000000" w:rsidP="00000000" w:rsidRDefault="00000000" w:rsidRPr="00000000" w14:paraId="0000004F">
      <w:pPr>
        <w:numPr>
          <w:ilvl w:val="0"/>
          <w:numId w:val="2"/>
        </w:numPr>
        <w:ind w:left="720" w:hanging="360"/>
        <w:rPr>
          <w:sz w:val="20"/>
          <w:szCs w:val="20"/>
        </w:rPr>
      </w:pPr>
      <w:r w:rsidDel="00000000" w:rsidR="00000000" w:rsidRPr="00000000">
        <w:rPr>
          <w:sz w:val="20"/>
          <w:szCs w:val="20"/>
          <w:rtl w:val="0"/>
        </w:rPr>
        <w:t xml:space="preserve">Event based merchant</w:t>
      </w:r>
    </w:p>
    <w:p w:rsidR="00000000" w:rsidDel="00000000" w:rsidP="00000000" w:rsidRDefault="00000000" w:rsidRPr="00000000" w14:paraId="00000050">
      <w:pPr>
        <w:numPr>
          <w:ilvl w:val="1"/>
          <w:numId w:val="2"/>
        </w:numPr>
        <w:ind w:left="1440" w:hanging="360"/>
        <w:rPr>
          <w:sz w:val="20"/>
          <w:szCs w:val="20"/>
        </w:rPr>
      </w:pPr>
      <w:r w:rsidDel="00000000" w:rsidR="00000000" w:rsidRPr="00000000">
        <w:rPr>
          <w:sz w:val="20"/>
          <w:szCs w:val="20"/>
          <w:rtl w:val="0"/>
        </w:rPr>
        <w:t xml:space="preserve">Usage based</w:t>
      </w:r>
    </w:p>
    <w:p w:rsidR="00000000" w:rsidDel="00000000" w:rsidP="00000000" w:rsidRDefault="00000000" w:rsidRPr="00000000" w14:paraId="00000051">
      <w:pPr>
        <w:numPr>
          <w:ilvl w:val="1"/>
          <w:numId w:val="2"/>
        </w:numPr>
        <w:ind w:left="1440" w:hanging="360"/>
        <w:rPr>
          <w:sz w:val="20"/>
          <w:szCs w:val="20"/>
        </w:rPr>
      </w:pPr>
      <w:r w:rsidDel="00000000" w:rsidR="00000000" w:rsidRPr="00000000">
        <w:rPr>
          <w:sz w:val="20"/>
          <w:szCs w:val="20"/>
          <w:rtl w:val="0"/>
        </w:rPr>
        <w:t xml:space="preserve">Use </w:t>
      </w:r>
      <w:r w:rsidDel="00000000" w:rsidR="00000000" w:rsidRPr="00000000">
        <w:rPr>
          <w:b w:val="1"/>
          <w:sz w:val="20"/>
          <w:szCs w:val="20"/>
          <w:rtl w:val="0"/>
        </w:rPr>
        <w:t xml:space="preserve">Number of users</w:t>
      </w:r>
      <w:r w:rsidDel="00000000" w:rsidR="00000000" w:rsidRPr="00000000">
        <w:rPr>
          <w:sz w:val="20"/>
          <w:szCs w:val="20"/>
          <w:rtl w:val="0"/>
        </w:rPr>
        <w:t xml:space="preserve"> to track</w:t>
      </w:r>
    </w:p>
    <w:p w:rsidR="00000000" w:rsidDel="00000000" w:rsidP="00000000" w:rsidRDefault="00000000" w:rsidRPr="00000000" w14:paraId="00000052">
      <w:pPr>
        <w:ind w:left="0" w:firstLine="0"/>
        <w:rPr>
          <w:sz w:val="20"/>
          <w:szCs w:val="20"/>
        </w:rPr>
      </w:pPr>
      <w:r w:rsidDel="00000000" w:rsidR="00000000" w:rsidRPr="00000000">
        <w:rPr>
          <w:rtl w:val="0"/>
        </w:rPr>
      </w:r>
    </w:p>
    <w:p w:rsidR="00000000" w:rsidDel="00000000" w:rsidP="00000000" w:rsidRDefault="00000000" w:rsidRPr="00000000" w14:paraId="00000053">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54">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5">
      <w:pPr>
        <w:numPr>
          <w:ilvl w:val="0"/>
          <w:numId w:val="6"/>
        </w:numPr>
        <w:ind w:left="720" w:hanging="360"/>
        <w:rPr>
          <w:sz w:val="20"/>
          <w:szCs w:val="20"/>
          <w:u w:val="none"/>
        </w:rPr>
      </w:pPr>
      <w:r w:rsidDel="00000000" w:rsidR="00000000" w:rsidRPr="00000000">
        <w:rPr>
          <w:sz w:val="20"/>
          <w:szCs w:val="20"/>
          <w:rtl w:val="0"/>
        </w:rPr>
        <w:t xml:space="preserve">Use “Sales”</w:t>
      </w:r>
    </w:p>
    <w:p w:rsidR="00000000" w:rsidDel="00000000" w:rsidP="00000000" w:rsidRDefault="00000000" w:rsidRPr="00000000" w14:paraId="00000056">
      <w:pPr>
        <w:numPr>
          <w:ilvl w:val="0"/>
          <w:numId w:val="6"/>
        </w:numPr>
        <w:ind w:left="720" w:hanging="360"/>
        <w:rPr>
          <w:sz w:val="20"/>
          <w:szCs w:val="20"/>
          <w:u w:val="none"/>
        </w:rPr>
      </w:pPr>
      <w:r w:rsidDel="00000000" w:rsidR="00000000" w:rsidRPr="00000000">
        <w:rPr>
          <w:sz w:val="20"/>
          <w:szCs w:val="20"/>
          <w:rtl w:val="0"/>
        </w:rPr>
        <w:t xml:space="preserve">It doesn’t really matter at this time because they don’t have an GL</w:t>
      </w:r>
      <w:r w:rsidDel="00000000" w:rsidR="00000000" w:rsidRPr="00000000">
        <w:rPr>
          <w:rtl w:val="0"/>
        </w:rPr>
      </w:r>
    </w:p>
    <w:p w:rsidR="00000000" w:rsidDel="00000000" w:rsidP="00000000" w:rsidRDefault="00000000" w:rsidRPr="00000000" w14:paraId="00000057">
      <w:pPr>
        <w:ind w:left="720" w:firstLine="0"/>
        <w:rPr>
          <w:sz w:val="20"/>
          <w:szCs w:val="20"/>
        </w:rPr>
      </w:pPr>
      <w:r w:rsidDel="00000000" w:rsidR="00000000" w:rsidRPr="00000000">
        <w:rPr>
          <w:rtl w:val="0"/>
        </w:rPr>
      </w:r>
    </w:p>
    <w:p w:rsidR="00000000" w:rsidDel="00000000" w:rsidP="00000000" w:rsidRDefault="00000000" w:rsidRPr="00000000" w14:paraId="0000005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5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A">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5B">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5C">
      <w:pPr>
        <w:numPr>
          <w:ilvl w:val="1"/>
          <w:numId w:val="3"/>
        </w:numPr>
        <w:ind w:left="1440" w:hanging="360"/>
        <w:rPr>
          <w:sz w:val="20"/>
          <w:szCs w:val="20"/>
          <w:u w:val="none"/>
        </w:rPr>
      </w:pPr>
      <w:r w:rsidDel="00000000" w:rsidR="00000000" w:rsidRPr="00000000">
        <w:rPr>
          <w:sz w:val="20"/>
          <w:szCs w:val="20"/>
          <w:rtl w:val="0"/>
        </w:rPr>
        <w:t xml:space="preserve">In the implementation period, flag for Royce to review</w:t>
      </w:r>
    </w:p>
    <w:p w:rsidR="00000000" w:rsidDel="00000000" w:rsidP="00000000" w:rsidRDefault="00000000" w:rsidRPr="00000000" w14:paraId="0000005D">
      <w:pPr>
        <w:numPr>
          <w:ilvl w:val="1"/>
          <w:numId w:val="3"/>
        </w:numPr>
        <w:ind w:left="1440" w:hanging="360"/>
        <w:rPr>
          <w:b w:val="1"/>
          <w:sz w:val="20"/>
          <w:szCs w:val="20"/>
        </w:rPr>
      </w:pPr>
      <w:r w:rsidDel="00000000" w:rsidR="00000000" w:rsidRPr="00000000">
        <w:rPr>
          <w:b w:val="1"/>
          <w:sz w:val="20"/>
          <w:szCs w:val="20"/>
          <w:rtl w:val="0"/>
        </w:rPr>
        <w:t xml:space="preserve">Slack bot notification - please notify the merchant via Slack </w:t>
      </w:r>
      <w:r w:rsidDel="00000000" w:rsidR="00000000" w:rsidRPr="00000000">
        <w:rPr>
          <w:b w:val="1"/>
          <w:sz w:val="20"/>
          <w:szCs w:val="20"/>
          <w:rtl w:val="0"/>
        </w:rPr>
        <w:t xml:space="preserve">when the contract</w:t>
      </w:r>
      <w:r w:rsidDel="00000000" w:rsidR="00000000" w:rsidRPr="00000000">
        <w:rPr>
          <w:b w:val="1"/>
          <w:sz w:val="20"/>
          <w:szCs w:val="20"/>
          <w:rtl w:val="0"/>
        </w:rPr>
        <w:t xml:space="preserve"> is done processing.</w:t>
      </w:r>
    </w:p>
    <w:p w:rsidR="00000000" w:rsidDel="00000000" w:rsidP="00000000" w:rsidRDefault="00000000" w:rsidRPr="00000000" w14:paraId="0000005E">
      <w:pPr>
        <w:ind w:left="720" w:firstLine="0"/>
        <w:rPr>
          <w:sz w:val="20"/>
          <w:szCs w:val="20"/>
        </w:rPr>
      </w:pP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60">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61">
      <w:pPr>
        <w:numPr>
          <w:ilvl w:val="1"/>
          <w:numId w:val="7"/>
        </w:numPr>
        <w:ind w:left="1440" w:hanging="360"/>
        <w:rPr>
          <w:ins w:author="Royce Kok" w:id="2" w:date="2024-08-13T04:05:42Z"/>
          <w:sz w:val="20"/>
          <w:szCs w:val="20"/>
        </w:rPr>
      </w:pPr>
      <w:r w:rsidDel="00000000" w:rsidR="00000000" w:rsidRPr="00000000">
        <w:rPr>
          <w:sz w:val="20"/>
          <w:szCs w:val="20"/>
          <w:rtl w:val="0"/>
        </w:rPr>
        <w:t xml:space="preserve">Will want to associate Sales Rep who sold the deal to each individual customer. Ideally, have this populated on the invoice as well, so they have visibility into if invoices are being paid.</w:t>
      </w:r>
      <w:ins w:author="Royce Kok" w:id="2" w:date="2024-08-13T04:05:42Z">
        <w:r w:rsidDel="00000000" w:rsidR="00000000" w:rsidRPr="00000000">
          <w:rPr>
            <w:rtl w:val="0"/>
          </w:rPr>
        </w:r>
      </w:ins>
    </w:p>
    <w:p w:rsidR="00000000" w:rsidDel="00000000" w:rsidP="00000000" w:rsidRDefault="00000000" w:rsidRPr="00000000" w14:paraId="00000062">
      <w:pPr>
        <w:numPr>
          <w:ilvl w:val="1"/>
          <w:numId w:val="7"/>
        </w:numPr>
        <w:ind w:left="1440" w:hanging="360"/>
        <w:rPr>
          <w:ins w:author="Royce Kok" w:id="2" w:date="2024-08-13T04:05:42Z"/>
          <w:sz w:val="20"/>
          <w:szCs w:val="20"/>
          <w:u w:val="none"/>
        </w:rPr>
      </w:pPr>
      <w:ins w:author="Royce Kok" w:id="2" w:date="2024-08-13T04:05:42Z">
        <w:r w:rsidDel="00000000" w:rsidR="00000000" w:rsidRPr="00000000">
          <w:rPr>
            <w:sz w:val="20"/>
            <w:szCs w:val="20"/>
            <w:rtl w:val="0"/>
          </w:rPr>
          <w:t xml:space="preserve">They don’t have an GL and this is not a concern given that they believed that </w:t>
        </w:r>
        <w:r w:rsidDel="00000000" w:rsidR="00000000" w:rsidRPr="00000000">
          <w:rPr>
            <w:sz w:val="20"/>
            <w:szCs w:val="20"/>
            <w:rtl w:val="0"/>
            <w:rPrChange w:author="Royce Kok" w:id="3" w:date="2024-08-13T04:05:42Z">
              <w:rPr>
                <w:sz w:val="20"/>
                <w:szCs w:val="20"/>
              </w:rPr>
            </w:rPrChange>
          </w:rPr>
          <w:t xml:space="preserve">billing</w:t>
        </w:r>
        <w:r w:rsidDel="00000000" w:rsidR="00000000" w:rsidRPr="00000000">
          <w:rPr>
            <w:sz w:val="20"/>
            <w:szCs w:val="20"/>
            <w:rtl w:val="0"/>
          </w:rPr>
          <w:t xml:space="preserve"> software can be the source of truth (Stripe is currently our source of truth, eventually this can be Tabs). They only use QBO once a year during tax season. </w:t>
        </w:r>
      </w:ins>
    </w:p>
    <w:p w:rsidR="00000000" w:rsidDel="00000000" w:rsidP="00000000" w:rsidRDefault="00000000" w:rsidRPr="00000000" w14:paraId="00000063">
      <w:pPr>
        <w:numPr>
          <w:ilvl w:val="2"/>
          <w:numId w:val="7"/>
        </w:numPr>
        <w:ind w:left="2160" w:hanging="360"/>
        <w:rPr>
          <w:sz w:val="20"/>
          <w:szCs w:val="20"/>
          <w:u w:val="none"/>
          <w:rPrChange w:author="Royce Kok" w:id="3" w:date="2024-08-13T04:05:42Z">
            <w:rPr>
              <w:sz w:val="20"/>
              <w:szCs w:val="20"/>
            </w:rPr>
          </w:rPrChange>
        </w:rPr>
        <w:pPrChange w:author="Royce Kok" w:id="0" w:date="2024-08-13T04:05:42Z">
          <w:pPr>
            <w:numPr>
              <w:ilvl w:val="1"/>
              <w:numId w:val="7"/>
            </w:numPr>
            <w:ind w:left="1440" w:hanging="360"/>
          </w:pPr>
        </w:pPrChange>
      </w:pPr>
      <w:ins w:author="Royce Kok" w:id="2" w:date="2024-08-13T04:05:42Z">
        <w:r w:rsidDel="00000000" w:rsidR="00000000" w:rsidRPr="00000000">
          <w:rPr>
            <w:sz w:val="20"/>
            <w:szCs w:val="20"/>
            <w:rtl w:val="0"/>
          </w:rPr>
          <w:t xml:space="preserve">We tried to push them pretty hard on it and they said they don’t use QBO. At the invoice sent data, we hit an error because their “free trial” with QBO ended. We’ve decided to unlinked QBO to proceed with billing. </w:t>
        </w:r>
      </w:ins>
      <w:r w:rsidDel="00000000" w:rsidR="00000000" w:rsidRPr="00000000">
        <w:rPr>
          <w:rtl w:val="0"/>
        </w:rPr>
      </w:r>
    </w:p>
    <w:p w:rsidR="00000000" w:rsidDel="00000000" w:rsidP="00000000" w:rsidRDefault="00000000" w:rsidRPr="00000000" w14:paraId="00000064">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65">
      <w:pPr>
        <w:numPr>
          <w:ilvl w:val="0"/>
          <w:numId w:val="1"/>
        </w:numPr>
        <w:ind w:left="720" w:hanging="360"/>
        <w:rPr>
          <w:sz w:val="20"/>
          <w:szCs w:val="20"/>
        </w:rPr>
      </w:pPr>
      <w:r w:rsidDel="00000000" w:rsidR="00000000" w:rsidRPr="00000000">
        <w:rPr>
          <w:sz w:val="20"/>
          <w:szCs w:val="20"/>
          <w:rtl w:val="0"/>
        </w:rPr>
        <w:t xml:space="preserve">CSV of invoice paid dates for commission payouts</w:t>
      </w:r>
    </w:p>
    <w:p w:rsidR="00000000" w:rsidDel="00000000" w:rsidP="00000000" w:rsidRDefault="00000000" w:rsidRPr="00000000" w14:paraId="00000066">
      <w:pPr>
        <w:numPr>
          <w:ilvl w:val="1"/>
          <w:numId w:val="1"/>
        </w:numPr>
        <w:ind w:left="1440" w:hanging="360"/>
        <w:rPr>
          <w:sz w:val="20"/>
          <w:szCs w:val="20"/>
        </w:rPr>
      </w:pPr>
      <w:r w:rsidDel="00000000" w:rsidR="00000000" w:rsidRPr="00000000">
        <w:rPr>
          <w:sz w:val="20"/>
          <w:szCs w:val="20"/>
          <w:rtl w:val="0"/>
        </w:rPr>
        <w:t xml:space="preserve">Extract a CSV with invoice paid dates and commissions for their reps calculated. Simple commission structure</w:t>
      </w:r>
    </w:p>
    <w:p w:rsidR="00000000" w:rsidDel="00000000" w:rsidP="00000000" w:rsidRDefault="00000000" w:rsidRPr="00000000" w14:paraId="00000067">
      <w:pPr>
        <w:numPr>
          <w:ilvl w:val="1"/>
          <w:numId w:val="1"/>
        </w:numPr>
        <w:ind w:left="1440" w:hanging="360"/>
        <w:rPr>
          <w:sz w:val="20"/>
          <w:szCs w:val="20"/>
        </w:rPr>
      </w:pPr>
      <w:r w:rsidDel="00000000" w:rsidR="00000000" w:rsidRPr="00000000">
        <w:rPr>
          <w:sz w:val="20"/>
          <w:szCs w:val="20"/>
          <w:rtl w:val="0"/>
        </w:rPr>
        <w:t xml:space="preserve">One of the main features asks to get this over the line. Currently no finance people on staff and Tyler is doing this in a google sheet the second week of every month.</w:t>
      </w:r>
    </w:p>
    <w:p w:rsidR="00000000" w:rsidDel="00000000" w:rsidP="00000000" w:rsidRDefault="00000000" w:rsidRPr="00000000" w14:paraId="00000068">
      <w:pPr>
        <w:numPr>
          <w:ilvl w:val="1"/>
          <w:numId w:val="1"/>
        </w:numPr>
        <w:ind w:left="1440" w:hanging="360"/>
        <w:rPr>
          <w:sz w:val="20"/>
          <w:szCs w:val="20"/>
        </w:rPr>
      </w:pPr>
      <w:r w:rsidDel="00000000" w:rsidR="00000000" w:rsidRPr="00000000">
        <w:rPr>
          <w:sz w:val="20"/>
          <w:szCs w:val="20"/>
          <w:rtl w:val="0"/>
        </w:rPr>
        <w:t xml:space="preserve">ASAP - sooner we build this, better chance we have of them not opting out</w:t>
      </w:r>
    </w:p>
    <w:p w:rsidR="00000000" w:rsidDel="00000000" w:rsidP="00000000" w:rsidRDefault="00000000" w:rsidRPr="00000000" w14:paraId="00000069">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6A">
      <w:pPr>
        <w:numPr>
          <w:ilvl w:val="0"/>
          <w:numId w:val="1"/>
        </w:numPr>
        <w:ind w:left="720" w:hanging="360"/>
        <w:rPr>
          <w:sz w:val="20"/>
          <w:szCs w:val="20"/>
        </w:rPr>
      </w:pPr>
      <w:r w:rsidDel="00000000" w:rsidR="00000000" w:rsidRPr="00000000">
        <w:rPr>
          <w:sz w:val="20"/>
          <w:szCs w:val="20"/>
          <w:rtl w:val="0"/>
        </w:rPr>
        <w:t xml:space="preserve">June 11th, 2024 - Disco</w:t>
      </w:r>
    </w:p>
    <w:p w:rsidR="00000000" w:rsidDel="00000000" w:rsidP="00000000" w:rsidRDefault="00000000" w:rsidRPr="00000000" w14:paraId="0000006B">
      <w:pPr>
        <w:numPr>
          <w:ilvl w:val="1"/>
          <w:numId w:val="1"/>
        </w:numPr>
        <w:ind w:left="1440" w:hanging="360"/>
        <w:rPr>
          <w:sz w:val="20"/>
          <w:szCs w:val="20"/>
          <w:u w:val="none"/>
        </w:rPr>
      </w:pPr>
      <w:hyperlink r:id="rId9">
        <w:r w:rsidDel="00000000" w:rsidR="00000000" w:rsidRPr="00000000">
          <w:rPr>
            <w:color w:val="1155cc"/>
            <w:sz w:val="20"/>
            <w:szCs w:val="20"/>
            <w:u w:val="single"/>
            <w:rtl w:val="0"/>
          </w:rPr>
          <w:t xml:space="preserve">https://tabs.rewatch.com/video/p7r6k6bobrl0dugx-josh-nicholas-meeting-june-11-2024</w:t>
        </w:r>
      </w:hyperlink>
      <w:r w:rsidDel="00000000" w:rsidR="00000000" w:rsidRPr="00000000">
        <w:rPr>
          <w:rtl w:val="0"/>
        </w:rPr>
      </w:r>
    </w:p>
    <w:p w:rsidR="00000000" w:rsidDel="00000000" w:rsidP="00000000" w:rsidRDefault="00000000" w:rsidRPr="00000000" w14:paraId="0000006C">
      <w:pPr>
        <w:numPr>
          <w:ilvl w:val="0"/>
          <w:numId w:val="1"/>
        </w:numPr>
        <w:ind w:left="720" w:hanging="360"/>
        <w:rPr>
          <w:sz w:val="20"/>
          <w:szCs w:val="20"/>
          <w:u w:val="none"/>
        </w:rPr>
      </w:pPr>
      <w:r w:rsidDel="00000000" w:rsidR="00000000" w:rsidRPr="00000000">
        <w:rPr>
          <w:sz w:val="20"/>
          <w:szCs w:val="20"/>
          <w:rtl w:val="0"/>
        </w:rPr>
        <w:t xml:space="preserve">June 14th, 2024 - Scoping with Royce</w:t>
      </w:r>
    </w:p>
    <w:p w:rsidR="00000000" w:rsidDel="00000000" w:rsidP="00000000" w:rsidRDefault="00000000" w:rsidRPr="00000000" w14:paraId="0000006D">
      <w:pPr>
        <w:numPr>
          <w:ilvl w:val="1"/>
          <w:numId w:val="1"/>
        </w:numPr>
        <w:ind w:left="1440" w:hanging="360"/>
        <w:rPr>
          <w:sz w:val="20"/>
          <w:szCs w:val="20"/>
          <w:u w:val="none"/>
        </w:rPr>
      </w:pPr>
      <w:hyperlink r:id="rId10">
        <w:r w:rsidDel="00000000" w:rsidR="00000000" w:rsidRPr="00000000">
          <w:rPr>
            <w:color w:val="1155cc"/>
            <w:sz w:val="20"/>
            <w:szCs w:val="20"/>
            <w:u w:val="single"/>
            <w:rtl w:val="0"/>
          </w:rPr>
          <w:t xml:space="preserve">https://tabs.rewatch.com/video/slo7bzrse994s8m4-counslr-tabs-deep-dive-june-14-2024</w:t>
        </w:r>
      </w:hyperlink>
      <w:r w:rsidDel="00000000" w:rsidR="00000000" w:rsidRPr="00000000">
        <w:rPr>
          <w:rtl w:val="0"/>
        </w:rPr>
      </w:r>
    </w:p>
    <w:p w:rsidR="00000000" w:rsidDel="00000000" w:rsidP="00000000" w:rsidRDefault="00000000" w:rsidRPr="00000000" w14:paraId="0000006E">
      <w:pPr>
        <w:numPr>
          <w:ilvl w:val="0"/>
          <w:numId w:val="1"/>
        </w:numPr>
        <w:ind w:left="720" w:hanging="360"/>
        <w:rPr>
          <w:sz w:val="20"/>
          <w:szCs w:val="20"/>
          <w:u w:val="none"/>
        </w:rPr>
      </w:pPr>
      <w:r w:rsidDel="00000000" w:rsidR="00000000" w:rsidRPr="00000000">
        <w:rPr>
          <w:sz w:val="20"/>
          <w:szCs w:val="20"/>
          <w:rtl w:val="0"/>
        </w:rPr>
        <w:t xml:space="preserve">June 18th, 2024 - Negotiation and Proposals</w:t>
      </w:r>
    </w:p>
    <w:p w:rsidR="00000000" w:rsidDel="00000000" w:rsidP="00000000" w:rsidRDefault="00000000" w:rsidRPr="00000000" w14:paraId="0000006F">
      <w:pPr>
        <w:numPr>
          <w:ilvl w:val="1"/>
          <w:numId w:val="1"/>
        </w:numPr>
        <w:ind w:left="1440" w:hanging="360"/>
        <w:rPr>
          <w:sz w:val="20"/>
          <w:szCs w:val="20"/>
          <w:u w:val="none"/>
        </w:rPr>
      </w:pPr>
      <w:hyperlink r:id="rId11">
        <w:r w:rsidDel="00000000" w:rsidR="00000000" w:rsidRPr="00000000">
          <w:rPr>
            <w:color w:val="1155cc"/>
            <w:sz w:val="20"/>
            <w:szCs w:val="20"/>
            <w:u w:val="single"/>
            <w:rtl w:val="0"/>
          </w:rPr>
          <w:t xml:space="preserve">https://tabs.rewatch.com/video/43p0lmjff1r8me1g-counslr-tabs-timelines-and-proposals-june-18-2024</w:t>
        </w:r>
      </w:hyperlink>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yce Kok" w:id="0" w:date="2024-08-13T03:57:06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@charlie@tabsplatform.com - heads up on Counslr MIS and their opt out dates by Jan of 2025</w:t>
      </w:r>
    </w:p>
  </w:comment>
  <w:comment w:author="Matthew Skoro" w:id="1" w:date="2024-08-13T12:59:51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add this to HubSpot?</w:t>
      </w:r>
    </w:p>
  </w:comment>
  <w:comment w:author="Royce Kok" w:id="3" w:date="2024-08-30T13:16:17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added this, please review.</w:t>
      </w:r>
    </w:p>
  </w:comment>
  <w:comment w:author="Royce Kok" w:id="4" w:date="2024-08-27T02:22:49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now added to the MIS to account for the new billing type that we saw today.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Included screenshot for your easy reference too.</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@gssuri@tabsplatform.com @awalia@tabsplatform.com</w:t>
      </w:r>
    </w:p>
  </w:comment>
  <w:comment w:author="Marshall Morrison" w:id="2" w:date="2025-03-11T12:47:38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process contracts for alphaphi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43p0lmjff1r8me1g-counslr-tabs-timelines-and-proposals-june-18-2024" TargetMode="External"/><Relationship Id="rId10" Type="http://schemas.openxmlformats.org/officeDocument/2006/relationships/hyperlink" Target="https://tabs.rewatch.com/video/slo7bzrse994s8m4-counslr-tabs-deep-dive-june-14-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abs.rewatch.com/video/p7r6k6bobrl0dugx-josh-nicholas-meeting-june-11-202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counslr.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