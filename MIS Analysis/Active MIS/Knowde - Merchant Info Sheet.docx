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Cesium, Inc. d/b/a Knowde F</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Jul 11,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Jul 17,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Aug 20, 2024</w:t>
      </w:r>
      <w:r w:rsidDel="00000000" w:rsidR="00000000" w:rsidRPr="00000000">
        <w:rPr>
          <w:sz w:val="20"/>
          <w:szCs w:val="20"/>
          <w:rtl w:val="0"/>
        </w:rPr>
        <w:t xml:space="preserve"> - Needs updating</w:t>
        <w:br w:type="textWrapping"/>
        <w:t xml:space="preserve">Onboarding Kick Off Date: </w:t>
      </w:r>
      <w:r w:rsidDel="00000000" w:rsidR="00000000" w:rsidRPr="00000000">
        <w:rPr>
          <w:sz w:val="20"/>
          <w:szCs w:val="20"/>
          <w:rtl w:val="0"/>
        </w:rPr>
        <w:t xml:space="preserve">Aug 26, 2024</w:t>
      </w:r>
      <w:r w:rsidDel="00000000" w:rsidR="00000000" w:rsidRPr="00000000">
        <w:rPr>
          <w:sz w:val="20"/>
          <w:szCs w:val="20"/>
          <w:rtl w:val="0"/>
        </w:rPr>
        <w:t xml:space="preserve"> - Need Updating</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r>
      <w:r w:rsidDel="00000000" w:rsidR="00000000" w:rsidRPr="00000000">
        <w:rPr>
          <w:sz w:val="20"/>
          <w:szCs w:val="20"/>
          <w:rtl w:val="0"/>
        </w:rPr>
        <w:t xml:space="preserve">Mar 1, 2025</w:t>
      </w:r>
      <w:r w:rsidDel="00000000" w:rsidR="00000000" w:rsidRPr="00000000">
        <w:rPr>
          <w:sz w:val="20"/>
          <w:szCs w:val="20"/>
          <w:rtl w:val="0"/>
        </w:rPr>
        <w:t xml:space="preserve"> </w:t>
        <w:br w:type="textWrapping"/>
        <w:t xml:space="preserve">Go Live Date: </w:t>
      </w:r>
      <w:r w:rsidDel="00000000" w:rsidR="00000000" w:rsidRPr="00000000">
        <w:rPr>
          <w:sz w:val="20"/>
          <w:szCs w:val="20"/>
          <w:rtl w:val="0"/>
        </w:rPr>
        <w:t xml:space="preserve">Feb 7, 2024</w:t>
      </w:r>
      <w:r w:rsidDel="00000000" w:rsidR="00000000" w:rsidRPr="00000000">
        <w:rPr>
          <w:sz w:val="20"/>
          <w:szCs w:val="20"/>
          <w:rtl w:val="0"/>
        </w:rPr>
        <w:t xml:space="preserve"> - Needs Updating</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367022083"/>
          <w:dropDownList w:lastValue="Daniel">
            <w:listItem w:displayText="Rebecca" w:value="Rebecca"/>
            <w:listItem w:displayText="Skoro" w:value="Skoro"/>
            <w:listItem w:displayText="Royce" w:value="Royce"/>
            <w:listItem w:displayText="Jarrett" w:value="Jarrett"/>
            <w:listItem w:displayText="Ben" w:value="Ben"/>
            <w:listItem w:displayText="Daniel" w:value="Daniel"/>
          </w:dropDownList>
        </w:sdtPr>
        <w:sdtContent>
          <w:r w:rsidDel="00000000" w:rsidR="00000000" w:rsidRPr="00000000">
            <w:rPr>
              <w:color w:val="bfe0f6"/>
              <w:sz w:val="20"/>
              <w:szCs w:val="20"/>
              <w:shd w:fill="0a53a8" w:val="clear"/>
            </w:rPr>
            <w:t xml:space="preserve">Daniel</w:t>
          </w:r>
        </w:sdtContent>
      </w:sdt>
      <w:r w:rsidDel="00000000" w:rsidR="00000000" w:rsidRPr="00000000">
        <w:rPr>
          <w:sz w:val="20"/>
          <w:szCs w:val="20"/>
          <w:rtl w:val="0"/>
        </w:rPr>
        <w:br w:type="textWrapping"/>
        <w:t xml:space="preserve">Implementation POC: </w:t>
      </w:r>
      <w:sdt>
        <w:sdtPr>
          <w:alias w:val="Stage"/>
          <w:id w:val="-1010526788"/>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079144557"/>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486977525"/>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Controller (Champion): Griffin Walker - griffin.walker@knowde.com</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Director of FP&amp;A (Decision-Maker): Brian Young - </w:t>
      </w:r>
      <w:hyperlink r:id="rId7">
        <w:r w:rsidDel="00000000" w:rsidR="00000000" w:rsidRPr="00000000">
          <w:rPr>
            <w:rFonts w:ascii="Inter" w:cs="Inter" w:eastAsia="Inter" w:hAnsi="Inter"/>
            <w:color w:val="1155cc"/>
            <w:sz w:val="20"/>
            <w:szCs w:val="20"/>
            <w:u w:val="single"/>
            <w:rtl w:val="0"/>
          </w:rPr>
          <w:t xml:space="preserve">brian.young@knowde.com</w:t>
        </w:r>
      </w:hyperlink>
      <w:r w:rsidDel="00000000" w:rsidR="00000000" w:rsidRPr="00000000">
        <w:rPr>
          <w:rtl w:val="0"/>
        </w:rPr>
      </w:r>
    </w:p>
    <w:p w:rsidR="00000000" w:rsidDel="00000000" w:rsidP="00000000" w:rsidRDefault="00000000" w:rsidRPr="00000000" w14:paraId="0000000E">
      <w:pPr>
        <w:numPr>
          <w:ilvl w:val="0"/>
          <w:numId w:val="5"/>
        </w:numPr>
        <w:ind w:left="720" w:hanging="360"/>
      </w:pPr>
      <w:r w:rsidDel="00000000" w:rsidR="00000000" w:rsidRPr="00000000">
        <w:rPr>
          <w:sz w:val="20"/>
          <w:szCs w:val="20"/>
          <w:rtl w:val="0"/>
        </w:rPr>
        <w:t xml:space="preserve">Head of Finance &amp; Ops: Aleks Lyng - </w:t>
      </w:r>
      <w:hyperlink r:id="rId8">
        <w:r w:rsidDel="00000000" w:rsidR="00000000" w:rsidRPr="00000000">
          <w:rPr>
            <w:color w:val="1155cc"/>
            <w:sz w:val="20"/>
            <w:szCs w:val="20"/>
            <w:u w:val="single"/>
            <w:rtl w:val="0"/>
          </w:rPr>
          <w:t xml:space="preserve">aleks@knowde.com</w:t>
        </w:r>
      </w:hyperlink>
      <w:r w:rsidDel="00000000" w:rsidR="00000000" w:rsidRPr="00000000">
        <w:rPr>
          <w:rtl w:val="0"/>
        </w:rPr>
      </w:r>
    </w:p>
    <w:p w:rsidR="00000000" w:rsidDel="00000000" w:rsidP="00000000" w:rsidRDefault="00000000" w:rsidRPr="00000000" w14:paraId="0000000F">
      <w:pPr>
        <w:numPr>
          <w:ilvl w:val="0"/>
          <w:numId w:val="5"/>
        </w:numPr>
        <w:ind w:left="720" w:hanging="360"/>
        <w:rPr>
          <w:sz w:val="20"/>
          <w:szCs w:val="20"/>
          <w:u w:val="none"/>
        </w:rPr>
      </w:pPr>
      <w:r w:rsidDel="00000000" w:rsidR="00000000" w:rsidRPr="00000000">
        <w:rPr>
          <w:sz w:val="20"/>
          <w:szCs w:val="20"/>
          <w:rtl w:val="0"/>
        </w:rPr>
        <w:t xml:space="preserve">Staff Accountant: Gracie Turk - </w:t>
      </w:r>
      <w:r w:rsidDel="00000000" w:rsidR="00000000" w:rsidRPr="00000000">
        <w:rPr>
          <w:rFonts w:ascii="Roboto" w:cs="Roboto" w:eastAsia="Roboto" w:hAnsi="Roboto"/>
          <w:color w:val="3c4043"/>
          <w:sz w:val="21"/>
          <w:szCs w:val="21"/>
          <w:highlight w:val="white"/>
          <w:rtl w:val="0"/>
        </w:rPr>
        <w:t xml:space="preserve">gracie.turk@knowde.com</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rPr>
            </w:pPr>
            <w:r w:rsidDel="00000000" w:rsidR="00000000" w:rsidRPr="00000000">
              <w:rPr>
                <w:sz w:val="20"/>
                <w:szCs w:val="20"/>
                <w:rtl w:val="0"/>
              </w:rPr>
              <w:t xml:space="preserve">Netsuite setup:</w:t>
            </w:r>
          </w:p>
          <w:p w:rsidR="00000000" w:rsidDel="00000000" w:rsidP="00000000" w:rsidRDefault="00000000" w:rsidRPr="00000000" w14:paraId="00000014">
            <w:pPr>
              <w:numPr>
                <w:ilvl w:val="0"/>
                <w:numId w:val="3"/>
              </w:numPr>
              <w:ind w:left="720" w:hanging="360"/>
              <w:rPr>
                <w:sz w:val="20"/>
                <w:szCs w:val="20"/>
              </w:rPr>
            </w:pPr>
            <w:r w:rsidDel="00000000" w:rsidR="00000000" w:rsidRPr="00000000">
              <w:rPr>
                <w:sz w:val="20"/>
                <w:szCs w:val="20"/>
                <w:rtl w:val="0"/>
              </w:rPr>
              <w:t xml:space="preserve">Sales order &gt; Invoicing flow</w:t>
            </w:r>
          </w:p>
          <w:p w:rsidR="00000000" w:rsidDel="00000000" w:rsidP="00000000" w:rsidRDefault="00000000" w:rsidRPr="00000000" w14:paraId="00000015">
            <w:pPr>
              <w:numPr>
                <w:ilvl w:val="0"/>
                <w:numId w:val="3"/>
              </w:numPr>
              <w:ind w:left="720" w:hanging="360"/>
              <w:rPr>
                <w:sz w:val="20"/>
                <w:szCs w:val="20"/>
              </w:rPr>
            </w:pPr>
            <w:r w:rsidDel="00000000" w:rsidR="00000000" w:rsidRPr="00000000">
              <w:rPr>
                <w:sz w:val="20"/>
                <w:szCs w:val="20"/>
                <w:rtl w:val="0"/>
              </w:rPr>
              <w:t xml:space="preserve">Their e-commerce business is just invoices, with no sales orders but they are open to changing it -</w:t>
            </w:r>
            <w:r w:rsidDel="00000000" w:rsidR="00000000" w:rsidRPr="00000000">
              <w:rPr>
                <w:i w:val="1"/>
                <w:sz w:val="20"/>
                <w:szCs w:val="20"/>
                <w:rtl w:val="0"/>
              </w:rPr>
              <w:t xml:space="preserve">phasing this part of the business out to focus solely on merchant</w:t>
            </w:r>
          </w:p>
          <w:p w:rsidR="00000000" w:rsidDel="00000000" w:rsidP="00000000" w:rsidRDefault="00000000" w:rsidRPr="00000000" w14:paraId="00000016">
            <w:pPr>
              <w:numPr>
                <w:ilvl w:val="0"/>
                <w:numId w:val="3"/>
              </w:numPr>
              <w:ind w:left="720" w:hanging="360"/>
              <w:rPr>
                <w:sz w:val="20"/>
                <w:szCs w:val="20"/>
              </w:rPr>
            </w:pPr>
            <w:r w:rsidDel="00000000" w:rsidR="00000000" w:rsidRPr="00000000">
              <w:rPr>
                <w:sz w:val="20"/>
                <w:szCs w:val="20"/>
                <w:rtl w:val="0"/>
              </w:rPr>
              <w:t xml:space="preserve">Tax - uses Avalara and is wrapping up on the setup now</w:t>
            </w:r>
          </w:p>
          <w:p w:rsidR="00000000" w:rsidDel="00000000" w:rsidP="00000000" w:rsidRDefault="00000000" w:rsidRPr="00000000" w14:paraId="00000017">
            <w:pPr>
              <w:numPr>
                <w:ilvl w:val="0"/>
                <w:numId w:val="3"/>
              </w:numPr>
              <w:ind w:left="720" w:hanging="360"/>
              <w:rPr>
                <w:sz w:val="20"/>
                <w:szCs w:val="20"/>
              </w:rPr>
            </w:pPr>
            <w:r w:rsidDel="00000000" w:rsidR="00000000" w:rsidRPr="00000000">
              <w:rPr>
                <w:sz w:val="20"/>
                <w:szCs w:val="20"/>
                <w:rtl w:val="0"/>
              </w:rPr>
              <w:t xml:space="preserve">Payments (Mark as paid on tabs sync over) - Cash app is a pain point</w:t>
            </w:r>
          </w:p>
          <w:p w:rsidR="00000000" w:rsidDel="00000000" w:rsidP="00000000" w:rsidRDefault="00000000" w:rsidRPr="00000000" w14:paraId="00000018">
            <w:pPr>
              <w:numPr>
                <w:ilvl w:val="0"/>
                <w:numId w:val="3"/>
              </w:numPr>
              <w:ind w:left="720" w:hanging="360"/>
              <w:rPr>
                <w:sz w:val="20"/>
                <w:szCs w:val="20"/>
              </w:rPr>
            </w:pPr>
            <w:r w:rsidDel="00000000" w:rsidR="00000000" w:rsidRPr="00000000">
              <w:rPr>
                <w:sz w:val="20"/>
                <w:szCs w:val="20"/>
                <w:rtl w:val="0"/>
              </w:rPr>
              <w:t xml:space="preserve">Customer creation (pushed back as something that they should do). They asked if it's on our future roadmap</w:t>
            </w:r>
          </w:p>
          <w:p w:rsidR="00000000" w:rsidDel="00000000" w:rsidP="00000000" w:rsidRDefault="00000000" w:rsidRPr="00000000" w14:paraId="00000019">
            <w:pPr>
              <w:numPr>
                <w:ilvl w:val="0"/>
                <w:numId w:val="3"/>
              </w:numPr>
              <w:ind w:left="720" w:hanging="360"/>
              <w:rPr>
                <w:sz w:val="20"/>
                <w:szCs w:val="20"/>
              </w:rPr>
            </w:pPr>
            <w:r w:rsidDel="00000000" w:rsidR="00000000" w:rsidRPr="00000000">
              <w:rPr>
                <w:sz w:val="20"/>
                <w:szCs w:val="20"/>
                <w:rtl w:val="0"/>
              </w:rPr>
              <w:t xml:space="preserve">Netsuite customers have Salesforce details</w:t>
            </w:r>
          </w:p>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B">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Organizes and digitizes product data for the chemical and ingredient industry. Was functioning as a marketplace, but recently changed scope to focus more on the digitization piece for suppliers and distributors.</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Streamline invoicing and have Netsuite as source-of-truth. Consolidate rev rec within one platform. Leverage Tabs as a full A/R platform.</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Salesforce to Netsuite integration and ability to pull in billing data for sales / CS teams to have visibility. Primary goal is to reduce the number of hours it takes to complete certain projects.</w:t>
      </w: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6">
      <w:pPr>
        <w:numPr>
          <w:ilvl w:val="0"/>
          <w:numId w:val="2"/>
        </w:numPr>
        <w:ind w:left="720" w:hanging="360"/>
        <w:rPr>
          <w:sz w:val="20"/>
          <w:szCs w:val="20"/>
        </w:rPr>
      </w:pPr>
      <w:r w:rsidDel="00000000" w:rsidR="00000000" w:rsidRPr="00000000">
        <w:rPr>
          <w:sz w:val="20"/>
          <w:szCs w:val="20"/>
          <w:rtl w:val="0"/>
        </w:rPr>
        <w:t xml:space="preserve">Platform fees billed quarterly, biannually, and annually</w:t>
      </w:r>
    </w:p>
    <w:p w:rsidR="00000000" w:rsidDel="00000000" w:rsidP="00000000" w:rsidRDefault="00000000" w:rsidRPr="00000000" w14:paraId="00000027">
      <w:pPr>
        <w:numPr>
          <w:ilvl w:val="0"/>
          <w:numId w:val="2"/>
        </w:numPr>
        <w:ind w:left="720" w:hanging="360"/>
        <w:rPr>
          <w:sz w:val="20"/>
          <w:szCs w:val="20"/>
        </w:rPr>
      </w:pPr>
      <w:r w:rsidDel="00000000" w:rsidR="00000000" w:rsidRPr="00000000">
        <w:rPr>
          <w:sz w:val="20"/>
          <w:szCs w:val="20"/>
          <w:rtl w:val="0"/>
        </w:rPr>
        <w:t xml:space="preserve">Also have professional services as a growing billing element - will be billed monthly</w:t>
      </w:r>
      <w:r w:rsidDel="00000000" w:rsidR="00000000" w:rsidRPr="00000000">
        <w:rPr>
          <w:rtl w:val="0"/>
        </w:rPr>
      </w:r>
    </w:p>
    <w:p w:rsidR="00000000" w:rsidDel="00000000" w:rsidP="00000000" w:rsidRDefault="00000000" w:rsidRPr="00000000" w14:paraId="0000002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7"/>
      <w:bookmarkEnd w:id="7"/>
      <w:r w:rsidDel="00000000" w:rsidR="00000000" w:rsidRPr="00000000">
        <w:rPr>
          <w:sz w:val="20"/>
          <w:szCs w:val="20"/>
          <w:rtl w:val="0"/>
        </w:rPr>
        <w:t xml:space="preserve">Contract Processing Steps</w:t>
      </w:r>
    </w:p>
    <w:p w:rsidR="00000000" w:rsidDel="00000000" w:rsidP="00000000" w:rsidRDefault="00000000" w:rsidRPr="00000000" w14:paraId="00000029">
      <w:pPr>
        <w:rPr>
          <w:b w:val="1"/>
          <w:color w:val="ff0000"/>
        </w:rPr>
      </w:pPr>
      <w:r w:rsidDel="00000000" w:rsidR="00000000" w:rsidRPr="00000000">
        <w:rPr>
          <w:b w:val="1"/>
          <w:color w:val="ff0000"/>
          <w:rtl w:val="0"/>
        </w:rPr>
        <w:t xml:space="preserve">Please note that this merchant is very picky and will review every single contract, please ensure that there’s additional review and audit in place and that you’re following the instructions closely. </w:t>
      </w:r>
    </w:p>
    <w:p w:rsidR="00000000" w:rsidDel="00000000" w:rsidP="00000000" w:rsidRDefault="00000000" w:rsidRPr="00000000" w14:paraId="0000002A">
      <w:pPr>
        <w:rPr>
          <w:b w:val="1"/>
          <w:color w:val="ff0000"/>
        </w:rPr>
      </w:pPr>
      <w:r w:rsidDel="00000000" w:rsidR="00000000" w:rsidRPr="00000000">
        <w:rPr>
          <w:rtl w:val="0"/>
        </w:rPr>
      </w:r>
    </w:p>
    <w:p w:rsidR="00000000" w:rsidDel="00000000" w:rsidP="00000000" w:rsidRDefault="00000000" w:rsidRPr="00000000" w14:paraId="0000002B">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C">
      <w:pPr>
        <w:numPr>
          <w:ilvl w:val="1"/>
          <w:numId w:val="6"/>
        </w:numPr>
        <w:ind w:left="1440" w:hanging="360"/>
        <w:rPr>
          <w:sz w:val="20"/>
          <w:szCs w:val="20"/>
        </w:rPr>
      </w:pPr>
      <w:r w:rsidDel="00000000" w:rsidR="00000000" w:rsidRPr="00000000">
        <w:rPr>
          <w:sz w:val="20"/>
          <w:szCs w:val="20"/>
          <w:rtl w:val="0"/>
        </w:rPr>
        <w:t xml:space="preserve">Each Item should be processed as its own Revenue Schedule. This is important to note. </w:t>
      </w:r>
    </w:p>
    <w:p w:rsidR="00000000" w:rsidDel="00000000" w:rsidP="00000000" w:rsidRDefault="00000000" w:rsidRPr="00000000" w14:paraId="0000002D">
      <w:pPr>
        <w:numPr>
          <w:ilvl w:val="2"/>
          <w:numId w:val="6"/>
        </w:numPr>
        <w:ind w:left="2160" w:hanging="360"/>
        <w:rPr>
          <w:sz w:val="20"/>
          <w:szCs w:val="20"/>
          <w:u w:val="none"/>
        </w:rPr>
      </w:pPr>
      <w:r w:rsidDel="00000000" w:rsidR="00000000" w:rsidRPr="00000000">
        <w:rPr>
          <w:sz w:val="20"/>
          <w:szCs w:val="20"/>
          <w:rtl w:val="0"/>
        </w:rPr>
        <w:t xml:space="preserve">Do NOT have more than one billing item under the same revenue schedule.</w:t>
      </w:r>
    </w:p>
    <w:p w:rsidR="00000000" w:rsidDel="00000000" w:rsidP="00000000" w:rsidRDefault="00000000" w:rsidRPr="00000000" w14:paraId="0000002E">
      <w:pPr>
        <w:numPr>
          <w:ilvl w:val="2"/>
          <w:numId w:val="6"/>
        </w:numPr>
        <w:ind w:left="2160" w:hanging="360"/>
        <w:rPr>
          <w:b w:val="1"/>
          <w:i w:val="1"/>
          <w:sz w:val="20"/>
          <w:szCs w:val="20"/>
        </w:rPr>
      </w:pPr>
      <w:r w:rsidDel="00000000" w:rsidR="00000000" w:rsidRPr="00000000">
        <w:rPr>
          <w:b w:val="1"/>
          <w:i w:val="1"/>
          <w:sz w:val="20"/>
          <w:szCs w:val="20"/>
          <w:rtl w:val="0"/>
        </w:rPr>
        <w:t xml:space="preserve">Please assign the revenue category to the item name, they should match 1:1. If there’s any questions or new revenue categories, please flag them.</w:t>
      </w:r>
    </w:p>
    <w:p w:rsidR="00000000" w:rsidDel="00000000" w:rsidP="00000000" w:rsidRDefault="00000000" w:rsidRPr="00000000" w14:paraId="0000002F">
      <w:pPr>
        <w:ind w:left="216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0">
      <w:pPr>
        <w:numPr>
          <w:ilvl w:val="1"/>
          <w:numId w:val="6"/>
        </w:numPr>
        <w:ind w:left="1440" w:hanging="360"/>
        <w:rPr>
          <w:sz w:val="20"/>
          <w:szCs w:val="20"/>
        </w:rPr>
      </w:pPr>
      <w:r w:rsidDel="00000000" w:rsidR="00000000" w:rsidRPr="00000000">
        <w:rPr>
          <w:sz w:val="20"/>
          <w:szCs w:val="20"/>
          <w:rtl w:val="0"/>
        </w:rPr>
        <w:t xml:space="preserve">Description (Under the Knowde Services and Fees section), please confirm the following SKUs (even through the contract doesn’t say subscription, please add the word subscription)</w:t>
        <w:br w:type="textWrapping"/>
      </w:r>
      <w:r w:rsidDel="00000000" w:rsidR="00000000" w:rsidRPr="00000000">
        <w:rPr>
          <w:b w:val="1"/>
          <w:i w:val="1"/>
          <w:sz w:val="20"/>
          <w:szCs w:val="20"/>
          <w:rtl w:val="0"/>
        </w:rPr>
        <w:t xml:space="preserve">Item name to match the list given below and</w:t>
      </w:r>
      <w:commentRangeStart w:id="0"/>
      <w:commentRangeStart w:id="1"/>
      <w:r w:rsidDel="00000000" w:rsidR="00000000" w:rsidRPr="00000000">
        <w:rPr>
          <w:b w:val="1"/>
          <w:i w:val="1"/>
          <w:sz w:val="20"/>
          <w:szCs w:val="20"/>
          <w:rtl w:val="0"/>
        </w:rPr>
        <w:t xml:space="preserve"> Item description to match the BT name in the contract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1">
      <w:pPr>
        <w:numPr>
          <w:ilvl w:val="2"/>
          <w:numId w:val="6"/>
        </w:numPr>
        <w:ind w:left="2160" w:hanging="360"/>
        <w:rPr>
          <w:sz w:val="20"/>
          <w:szCs w:val="20"/>
        </w:rPr>
      </w:pPr>
      <w:r w:rsidDel="00000000" w:rsidR="00000000" w:rsidRPr="00000000">
        <w:rPr>
          <w:sz w:val="20"/>
          <w:szCs w:val="20"/>
          <w:rtl w:val="0"/>
        </w:rPr>
        <w:t xml:space="preserve">Master Data Management Platform Subscription</w:t>
      </w:r>
    </w:p>
    <w:p w:rsidR="00000000" w:rsidDel="00000000" w:rsidP="00000000" w:rsidRDefault="00000000" w:rsidRPr="00000000" w14:paraId="00000032">
      <w:pPr>
        <w:numPr>
          <w:ilvl w:val="2"/>
          <w:numId w:val="6"/>
        </w:numPr>
        <w:ind w:left="2160" w:hanging="360"/>
        <w:rPr>
          <w:sz w:val="20"/>
          <w:szCs w:val="20"/>
        </w:rPr>
      </w:pPr>
      <w:r w:rsidDel="00000000" w:rsidR="00000000" w:rsidRPr="00000000">
        <w:rPr>
          <w:sz w:val="20"/>
          <w:szCs w:val="20"/>
          <w:rtl w:val="0"/>
        </w:rPr>
        <w:t xml:space="preserve">Customer Experience Application Subscription</w:t>
      </w:r>
    </w:p>
    <w:p w:rsidR="00000000" w:rsidDel="00000000" w:rsidP="00000000" w:rsidRDefault="00000000" w:rsidRPr="00000000" w14:paraId="00000033">
      <w:pPr>
        <w:numPr>
          <w:ilvl w:val="2"/>
          <w:numId w:val="6"/>
        </w:numPr>
        <w:ind w:left="2160" w:hanging="360"/>
        <w:rPr>
          <w:sz w:val="20"/>
          <w:szCs w:val="20"/>
        </w:rPr>
      </w:pPr>
      <w:r w:rsidDel="00000000" w:rsidR="00000000" w:rsidRPr="00000000">
        <w:rPr>
          <w:sz w:val="20"/>
          <w:szCs w:val="20"/>
          <w:rtl w:val="0"/>
        </w:rPr>
        <w:t xml:space="preserve">Knowde's Professional Services Support Hours</w:t>
      </w:r>
    </w:p>
    <w:p w:rsidR="00000000" w:rsidDel="00000000" w:rsidP="00000000" w:rsidRDefault="00000000" w:rsidRPr="00000000" w14:paraId="00000034">
      <w:pPr>
        <w:numPr>
          <w:ilvl w:val="2"/>
          <w:numId w:val="6"/>
        </w:numPr>
        <w:ind w:left="2160" w:hanging="360"/>
        <w:rPr>
          <w:sz w:val="20"/>
          <w:szCs w:val="20"/>
        </w:rPr>
      </w:pPr>
      <w:r w:rsidDel="00000000" w:rsidR="00000000" w:rsidRPr="00000000">
        <w:rPr>
          <w:sz w:val="20"/>
          <w:szCs w:val="20"/>
          <w:rtl w:val="0"/>
        </w:rPr>
        <w:t xml:space="preserve">PIM Solution</w:t>
      </w:r>
    </w:p>
    <w:p w:rsidR="00000000" w:rsidDel="00000000" w:rsidP="00000000" w:rsidRDefault="00000000" w:rsidRPr="00000000" w14:paraId="00000035">
      <w:pPr>
        <w:numPr>
          <w:ilvl w:val="2"/>
          <w:numId w:val="6"/>
        </w:numPr>
        <w:ind w:left="2160" w:hanging="360"/>
        <w:rPr>
          <w:sz w:val="20"/>
          <w:szCs w:val="20"/>
        </w:rPr>
      </w:pPr>
      <w:r w:rsidDel="00000000" w:rsidR="00000000" w:rsidRPr="00000000">
        <w:rPr>
          <w:sz w:val="20"/>
          <w:szCs w:val="20"/>
          <w:rtl w:val="0"/>
        </w:rPr>
        <w:t xml:space="preserve">White Label Solution</w:t>
      </w:r>
    </w:p>
    <w:p w:rsidR="00000000" w:rsidDel="00000000" w:rsidP="00000000" w:rsidRDefault="00000000" w:rsidRPr="00000000" w14:paraId="00000036">
      <w:pPr>
        <w:numPr>
          <w:ilvl w:val="2"/>
          <w:numId w:val="6"/>
        </w:numPr>
        <w:ind w:left="2160" w:hanging="360"/>
        <w:rPr>
          <w:sz w:val="20"/>
          <w:szCs w:val="20"/>
        </w:rPr>
      </w:pPr>
      <w:r w:rsidDel="00000000" w:rsidR="00000000" w:rsidRPr="00000000">
        <w:rPr>
          <w:sz w:val="20"/>
          <w:szCs w:val="20"/>
          <w:rtl w:val="0"/>
        </w:rPr>
        <w:t xml:space="preserve">White Label/PIM Solution</w:t>
      </w:r>
    </w:p>
    <w:p w:rsidR="00000000" w:rsidDel="00000000" w:rsidP="00000000" w:rsidRDefault="00000000" w:rsidRPr="00000000" w14:paraId="00000037">
      <w:pPr>
        <w:numPr>
          <w:ilvl w:val="2"/>
          <w:numId w:val="6"/>
        </w:numPr>
        <w:ind w:left="2160" w:hanging="360"/>
        <w:rPr>
          <w:sz w:val="20"/>
          <w:szCs w:val="20"/>
        </w:rPr>
      </w:pPr>
      <w:r w:rsidDel="00000000" w:rsidR="00000000" w:rsidRPr="00000000">
        <w:rPr>
          <w:sz w:val="20"/>
          <w:szCs w:val="20"/>
          <w:rtl w:val="0"/>
        </w:rPr>
        <w:t xml:space="preserve">Basic Storefront Solution</w:t>
      </w:r>
    </w:p>
    <w:p w:rsidR="00000000" w:rsidDel="00000000" w:rsidP="00000000" w:rsidRDefault="00000000" w:rsidRPr="00000000" w14:paraId="00000038">
      <w:pPr>
        <w:ind w:left="1440" w:firstLine="0"/>
        <w:rPr>
          <w:sz w:val="20"/>
          <w:szCs w:val="20"/>
        </w:rPr>
      </w:pP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sz w:val="20"/>
          <w:szCs w:val="20"/>
          <w:rtl w:val="0"/>
        </w:rPr>
        <w:tab/>
        <w:tab/>
        <w:t xml:space="preserve">If the item name is not in the list above, slack ashni. </w:t>
      </w:r>
    </w:p>
    <w:p w:rsidR="00000000" w:rsidDel="00000000" w:rsidP="00000000" w:rsidRDefault="00000000" w:rsidRPr="00000000" w14:paraId="0000003A">
      <w:pPr>
        <w:ind w:left="2160" w:firstLine="0"/>
        <w:rPr>
          <w:sz w:val="20"/>
          <w:szCs w:val="20"/>
        </w:rPr>
      </w:pPr>
      <w:r w:rsidDel="00000000" w:rsidR="00000000" w:rsidRPr="00000000">
        <w:rPr>
          <w:rtl w:val="0"/>
        </w:rPr>
      </w:r>
    </w:p>
    <w:p w:rsidR="00000000" w:rsidDel="00000000" w:rsidP="00000000" w:rsidRDefault="00000000" w:rsidRPr="00000000" w14:paraId="0000003B">
      <w:pPr>
        <w:numPr>
          <w:ilvl w:val="1"/>
          <w:numId w:val="6"/>
        </w:numPr>
        <w:ind w:left="1440" w:hanging="360"/>
        <w:rPr>
          <w:sz w:val="20"/>
          <w:szCs w:val="20"/>
          <w:u w:val="none"/>
        </w:rPr>
      </w:pPr>
      <w:r w:rsidDel="00000000" w:rsidR="00000000" w:rsidRPr="00000000">
        <w:rPr>
          <w:sz w:val="20"/>
          <w:szCs w:val="20"/>
          <w:rtl w:val="0"/>
        </w:rPr>
        <w:t xml:space="preserve">Discount (If there's any discounts, please prorated them based on the values of the individual subscription) - use the net BT (gross - discount). </w:t>
      </w:r>
    </w:p>
    <w:p w:rsidR="00000000" w:rsidDel="00000000" w:rsidP="00000000" w:rsidRDefault="00000000" w:rsidRPr="00000000" w14:paraId="0000003C">
      <w:pPr>
        <w:ind w:left="0" w:firstLine="0"/>
        <w:rPr>
          <w:sz w:val="20"/>
          <w:szCs w:val="20"/>
        </w:rPr>
      </w:pPr>
      <w:r w:rsidDel="00000000" w:rsidR="00000000" w:rsidRPr="00000000">
        <w:rPr>
          <w:sz w:val="20"/>
          <w:szCs w:val="20"/>
          <w:rtl w:val="0"/>
        </w:rPr>
        <w:tab/>
        <w:tab/>
        <w:t xml:space="preserve">Example:</w:t>
      </w:r>
    </w:p>
    <w:p w:rsidR="00000000" w:rsidDel="00000000" w:rsidP="00000000" w:rsidRDefault="00000000" w:rsidRPr="00000000" w14:paraId="0000003D">
      <w:pPr>
        <w:rPr>
          <w:sz w:val="20"/>
          <w:szCs w:val="20"/>
        </w:rPr>
      </w:pPr>
      <w:r w:rsidDel="00000000" w:rsidR="00000000" w:rsidRPr="00000000">
        <w:rPr>
          <w:sz w:val="20"/>
          <w:szCs w:val="20"/>
          <w:rtl w:val="0"/>
        </w:rPr>
        <w:tab/>
        <w:tab/>
        <w:tab/>
        <w:t xml:space="preserve">Discount Amount = $30,000</w:t>
      </w:r>
    </w:p>
    <w:tbl>
      <w:tblPr>
        <w:tblStyle w:val="Table2"/>
        <w:tblW w:w="7140.0" w:type="dxa"/>
        <w:jc w:val="left"/>
        <w:tblInd w:w="2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550"/>
        <w:gridCol w:w="2550"/>
        <w:tblGridChange w:id="0">
          <w:tblGrid>
            <w:gridCol w:w="2040"/>
            <w:gridCol w:w="2550"/>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SKUs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Pre-discount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Amount to use in BTs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Product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$190,000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Product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sz w:val="20"/>
                <w:szCs w:val="20"/>
                <w:rtl w:val="0"/>
              </w:rPr>
              <w:t xml:space="preserve">$380,000</w:t>
            </w:r>
          </w:p>
        </w:tc>
      </w:tr>
    </w:tbl>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ind w:left="0" w:firstLine="0"/>
        <w:rPr>
          <w:sz w:val="20"/>
          <w:szCs w:val="20"/>
        </w:rPr>
      </w:pPr>
      <w:r w:rsidDel="00000000" w:rsidR="00000000" w:rsidRPr="00000000">
        <w:rPr>
          <w:rtl w:val="0"/>
        </w:rPr>
      </w:r>
    </w:p>
    <w:p w:rsidR="00000000" w:rsidDel="00000000" w:rsidP="00000000" w:rsidRDefault="00000000" w:rsidRPr="00000000" w14:paraId="00000049">
      <w:pPr>
        <w:numPr>
          <w:ilvl w:val="1"/>
          <w:numId w:val="6"/>
        </w:numPr>
        <w:ind w:left="1440" w:hanging="360"/>
        <w:rPr>
          <w:sz w:val="20"/>
          <w:szCs w:val="20"/>
        </w:rPr>
      </w:pPr>
      <w:r w:rsidDel="00000000" w:rsidR="00000000" w:rsidRPr="00000000">
        <w:rPr>
          <w:sz w:val="20"/>
          <w:szCs w:val="20"/>
          <w:rtl w:val="0"/>
        </w:rPr>
        <w:t xml:space="preserve">Dates</w:t>
      </w:r>
    </w:p>
    <w:p w:rsidR="00000000" w:rsidDel="00000000" w:rsidP="00000000" w:rsidRDefault="00000000" w:rsidRPr="00000000" w14:paraId="0000004A">
      <w:pPr>
        <w:ind w:left="2160" w:firstLine="0"/>
        <w:rPr>
          <w:sz w:val="20"/>
          <w:szCs w:val="20"/>
        </w:rPr>
      </w:pPr>
      <w:r w:rsidDel="00000000" w:rsidR="00000000" w:rsidRPr="00000000">
        <w:rPr>
          <w:sz w:val="20"/>
          <w:szCs w:val="20"/>
          <w:rtl w:val="0"/>
        </w:rPr>
        <w:t xml:space="preserve">The </w:t>
      </w:r>
      <w:r w:rsidDel="00000000" w:rsidR="00000000" w:rsidRPr="00000000">
        <w:rPr>
          <w:sz w:val="20"/>
          <w:szCs w:val="20"/>
          <w:rtl w:val="0"/>
        </w:rPr>
        <w:t xml:space="preserve">contracts will have two different dates "Order Effective Dates" and "Subscription Dates".</w:t>
      </w:r>
    </w:p>
    <w:p w:rsidR="00000000" w:rsidDel="00000000" w:rsidP="00000000" w:rsidRDefault="00000000" w:rsidRPr="00000000" w14:paraId="0000004B">
      <w:pPr>
        <w:ind w:left="2160" w:firstLine="0"/>
        <w:rPr>
          <w:sz w:val="20"/>
          <w:szCs w:val="20"/>
        </w:rPr>
      </w:pPr>
      <w:r w:rsidDel="00000000" w:rsidR="00000000" w:rsidRPr="00000000">
        <w:rPr>
          <w:sz w:val="20"/>
          <w:szCs w:val="20"/>
          <w:rtl w:val="0"/>
        </w:rPr>
        <w:t xml:space="preserve">Take Coast Southwest for example:</w:t>
      </w:r>
    </w:p>
    <w:p w:rsidR="00000000" w:rsidDel="00000000" w:rsidP="00000000" w:rsidRDefault="00000000" w:rsidRPr="00000000" w14:paraId="0000004C">
      <w:pPr>
        <w:numPr>
          <w:ilvl w:val="0"/>
          <w:numId w:val="8"/>
        </w:numPr>
        <w:ind w:left="2880" w:hanging="360"/>
        <w:rPr>
          <w:sz w:val="20"/>
          <w:szCs w:val="20"/>
          <w:u w:val="none"/>
        </w:rPr>
      </w:pPr>
      <w:r w:rsidDel="00000000" w:rsidR="00000000" w:rsidRPr="00000000">
        <w:rPr>
          <w:sz w:val="20"/>
          <w:szCs w:val="20"/>
          <w:rtl w:val="0"/>
        </w:rPr>
        <w:t xml:space="preserve">Order Effective Dates: We read this signature dates as the Order Effective Dates and billing should go out upon signature (11/21/2024)</w:t>
      </w:r>
    </w:p>
    <w:p w:rsidR="00000000" w:rsidDel="00000000" w:rsidP="00000000" w:rsidRDefault="00000000" w:rsidRPr="00000000" w14:paraId="0000004D">
      <w:pPr>
        <w:numPr>
          <w:ilvl w:val="1"/>
          <w:numId w:val="8"/>
        </w:numPr>
        <w:ind w:left="3600" w:hanging="360"/>
        <w:rPr>
          <w:sz w:val="20"/>
          <w:szCs w:val="20"/>
          <w:u w:val="none"/>
        </w:rPr>
      </w:pPr>
      <w:r w:rsidDel="00000000" w:rsidR="00000000" w:rsidRPr="00000000">
        <w:rPr>
          <w:sz w:val="20"/>
          <w:szCs w:val="20"/>
          <w:rtl w:val="0"/>
        </w:rPr>
        <w:t xml:space="preserve">Pick the dates that are the latter between the two of the signature dates. </w:t>
      </w:r>
    </w:p>
    <w:p w:rsidR="00000000" w:rsidDel="00000000" w:rsidP="00000000" w:rsidRDefault="00000000" w:rsidRPr="00000000" w14:paraId="0000004E">
      <w:pPr>
        <w:numPr>
          <w:ilvl w:val="0"/>
          <w:numId w:val="8"/>
        </w:numPr>
        <w:ind w:left="2880" w:hanging="360"/>
        <w:rPr>
          <w:sz w:val="20"/>
          <w:szCs w:val="20"/>
          <w:u w:val="none"/>
        </w:rPr>
      </w:pPr>
      <w:r w:rsidDel="00000000" w:rsidR="00000000" w:rsidRPr="00000000">
        <w:rPr>
          <w:sz w:val="20"/>
          <w:szCs w:val="20"/>
          <w:rtl w:val="0"/>
        </w:rPr>
        <w:t xml:space="preserve">Subscription Dates: This is the date to use for Revenue Recognition (12/2/2024) </w:t>
      </w:r>
    </w:p>
    <w:p w:rsidR="00000000" w:rsidDel="00000000" w:rsidP="00000000" w:rsidRDefault="00000000" w:rsidRPr="00000000" w14:paraId="0000004F">
      <w:pPr>
        <w:numPr>
          <w:ilvl w:val="0"/>
          <w:numId w:val="8"/>
        </w:numPr>
        <w:ind w:left="2880" w:hanging="360"/>
        <w:rPr>
          <w:sz w:val="20"/>
          <w:szCs w:val="20"/>
          <w:u w:val="none"/>
        </w:rPr>
      </w:pPr>
      <w:r w:rsidDel="00000000" w:rsidR="00000000" w:rsidRPr="00000000">
        <w:rPr>
          <w:sz w:val="20"/>
          <w:szCs w:val="20"/>
          <w:rtl w:val="0"/>
        </w:rPr>
        <w:t xml:space="preserve">Example processed here: </w:t>
      </w:r>
      <w:hyperlink r:id="rId9">
        <w:r w:rsidDel="00000000" w:rsidR="00000000" w:rsidRPr="00000000">
          <w:rPr>
            <w:color w:val="1155cc"/>
            <w:sz w:val="20"/>
            <w:szCs w:val="20"/>
            <w:u w:val="single"/>
            <w:rtl w:val="0"/>
          </w:rPr>
          <w:t xml:space="preserve">https://garage.tabsplatform.com/prod/contracts/d6cf5ee9-6870-40d3-92a1-6de579e454bf/terms/revenue</w:t>
        </w:r>
      </w:hyperlink>
      <w:r w:rsidDel="00000000" w:rsidR="00000000" w:rsidRPr="00000000">
        <w:rPr>
          <w:rtl w:val="0"/>
        </w:rPr>
      </w:r>
    </w:p>
    <w:p w:rsidR="00000000" w:rsidDel="00000000" w:rsidP="00000000" w:rsidRDefault="00000000" w:rsidRPr="00000000" w14:paraId="00000050">
      <w:pPr>
        <w:ind w:left="2160" w:firstLine="0"/>
        <w:rPr>
          <w:sz w:val="20"/>
          <w:szCs w:val="20"/>
        </w:rPr>
      </w:pPr>
      <w:r w:rsidDel="00000000" w:rsidR="00000000" w:rsidRPr="00000000">
        <w:rPr>
          <w:rtl w:val="0"/>
        </w:rPr>
      </w:r>
    </w:p>
    <w:p w:rsidR="00000000" w:rsidDel="00000000" w:rsidP="00000000" w:rsidRDefault="00000000" w:rsidRPr="00000000" w14:paraId="00000051">
      <w:pPr>
        <w:ind w:left="2160" w:firstLine="0"/>
        <w:rPr>
          <w:sz w:val="20"/>
          <w:szCs w:val="20"/>
        </w:rPr>
      </w:pPr>
      <w:r w:rsidDel="00000000" w:rsidR="00000000" w:rsidRPr="00000000">
        <w:rPr>
          <w:sz w:val="20"/>
          <w:szCs w:val="20"/>
        </w:rPr>
        <w:drawing>
          <wp:inline distB="114300" distT="114300" distL="114300" distR="114300">
            <wp:extent cx="3841323" cy="293024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41323" cy="29302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160" w:firstLine="0"/>
        <w:rPr>
          <w:sz w:val="20"/>
          <w:szCs w:val="20"/>
        </w:rPr>
      </w:pPr>
      <w:r w:rsidDel="00000000" w:rsidR="00000000" w:rsidRPr="00000000">
        <w:rPr>
          <w:sz w:val="20"/>
          <w:szCs w:val="20"/>
        </w:rPr>
        <w:drawing>
          <wp:inline distB="114300" distT="114300" distL="114300" distR="114300">
            <wp:extent cx="3816862" cy="129063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16862"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2160" w:firstLine="0"/>
        <w:rPr>
          <w:sz w:val="20"/>
          <w:szCs w:val="20"/>
        </w:rPr>
      </w:pPr>
      <w:r w:rsidDel="00000000" w:rsidR="00000000" w:rsidRPr="00000000">
        <w:rPr>
          <w:rtl w:val="0"/>
        </w:rPr>
      </w:r>
    </w:p>
    <w:p w:rsidR="00000000" w:rsidDel="00000000" w:rsidP="00000000" w:rsidRDefault="00000000" w:rsidRPr="00000000" w14:paraId="00000054">
      <w:pPr>
        <w:numPr>
          <w:ilvl w:val="1"/>
          <w:numId w:val="6"/>
        </w:numPr>
        <w:ind w:left="1440" w:hanging="360"/>
        <w:rPr>
          <w:sz w:val="20"/>
          <w:szCs w:val="20"/>
        </w:rPr>
      </w:pPr>
      <w:r w:rsidDel="00000000" w:rsidR="00000000" w:rsidRPr="00000000">
        <w:rPr>
          <w:sz w:val="20"/>
          <w:szCs w:val="20"/>
          <w:rtl w:val="0"/>
        </w:rPr>
        <w:t xml:space="preserve">Subscription Term</w:t>
      </w:r>
    </w:p>
    <w:p w:rsidR="00000000" w:rsidDel="00000000" w:rsidP="00000000" w:rsidRDefault="00000000" w:rsidRPr="00000000" w14:paraId="00000055">
      <w:pPr>
        <w:numPr>
          <w:ilvl w:val="2"/>
          <w:numId w:val="6"/>
        </w:numPr>
        <w:ind w:left="2160" w:hanging="360"/>
        <w:rPr>
          <w:sz w:val="20"/>
          <w:szCs w:val="20"/>
          <w:u w:val="none"/>
        </w:rPr>
      </w:pPr>
      <w:r w:rsidDel="00000000" w:rsidR="00000000" w:rsidRPr="00000000">
        <w:rPr>
          <w:sz w:val="20"/>
          <w:szCs w:val="20"/>
          <w:rtl w:val="0"/>
        </w:rPr>
        <w:t xml:space="preserve">Follow the contract language</w:t>
      </w:r>
    </w:p>
    <w:p w:rsidR="00000000" w:rsidDel="00000000" w:rsidP="00000000" w:rsidRDefault="00000000" w:rsidRPr="00000000" w14:paraId="00000056">
      <w:pPr>
        <w:numPr>
          <w:ilvl w:val="2"/>
          <w:numId w:val="6"/>
        </w:numPr>
        <w:ind w:left="2160" w:hanging="360"/>
        <w:rPr>
          <w:sz w:val="20"/>
          <w:szCs w:val="20"/>
        </w:rPr>
      </w:pPr>
      <w:r w:rsidDel="00000000" w:rsidR="00000000" w:rsidRPr="00000000">
        <w:rPr>
          <w:sz w:val="20"/>
          <w:szCs w:val="20"/>
          <w:rtl w:val="0"/>
        </w:rPr>
        <w:t xml:space="preserve">If None Listed, please check with your manager or implementation manager</w:t>
        <w:br w:type="textWrapping"/>
      </w:r>
    </w:p>
    <w:p w:rsidR="00000000" w:rsidDel="00000000" w:rsidP="00000000" w:rsidRDefault="00000000" w:rsidRPr="00000000" w14:paraId="00000057">
      <w:pPr>
        <w:numPr>
          <w:ilvl w:val="1"/>
          <w:numId w:val="6"/>
        </w:numPr>
        <w:ind w:left="144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8">
      <w:pPr>
        <w:numPr>
          <w:ilvl w:val="2"/>
          <w:numId w:val="6"/>
        </w:numPr>
        <w:ind w:left="216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59">
      <w:pPr>
        <w:numPr>
          <w:ilvl w:val="1"/>
          <w:numId w:val="6"/>
        </w:numPr>
        <w:ind w:left="144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A">
      <w:pPr>
        <w:numPr>
          <w:ilvl w:val="2"/>
          <w:numId w:val="6"/>
        </w:numPr>
        <w:ind w:left="2160" w:hanging="360"/>
        <w:rPr>
          <w:sz w:val="20"/>
          <w:szCs w:val="20"/>
        </w:rPr>
      </w:pPr>
      <w:r w:rsidDel="00000000" w:rsidR="00000000" w:rsidRPr="00000000">
        <w:rPr>
          <w:sz w:val="20"/>
          <w:szCs w:val="20"/>
          <w:rtl w:val="0"/>
        </w:rPr>
        <w:t xml:space="preserve">If None Listed, Ops Default is Monthly</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5E">
      <w:pPr>
        <w:numPr>
          <w:ilvl w:val="0"/>
          <w:numId w:val="1"/>
        </w:numPr>
        <w:ind w:left="720" w:hanging="360"/>
        <w:rPr>
          <w:rFonts w:ascii="JetBrains Mono SemiBold" w:cs="JetBrains Mono SemiBold" w:eastAsia="JetBrains Mono SemiBold" w:hAnsi="JetBrains Mono SemiBold"/>
          <w:sz w:val="20"/>
          <w:szCs w:val="20"/>
          <w:u w:val="none"/>
        </w:rPr>
      </w:pPr>
      <w:commentRangeStart w:id="2"/>
      <w:commentRangeStart w:id="3"/>
      <w:commentRangeStart w:id="4"/>
      <w:r w:rsidDel="00000000" w:rsidR="00000000" w:rsidRPr="00000000">
        <w:rPr>
          <w:rFonts w:ascii="JetBrains Mono SemiBold" w:cs="JetBrains Mono SemiBold" w:eastAsia="JetBrains Mono SemiBold" w:hAnsi="JetBrains Mono SemiBold"/>
          <w:sz w:val="20"/>
          <w:szCs w:val="20"/>
          <w:rtl w:val="0"/>
        </w:rPr>
        <w:t xml:space="preserve">Integration items will be the same as the item name</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F">
      <w:pPr>
        <w:ind w:left="0" w:firstLine="0"/>
        <w:rPr>
          <w:sz w:val="20"/>
          <w:szCs w:val="20"/>
          <w:highlight w:val="yellow"/>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Description in </w:t>
            </w:r>
            <w:commentRangeStart w:id="5"/>
            <w:commentRangeStart w:id="6"/>
            <w:r w:rsidDel="00000000" w:rsidR="00000000" w:rsidRPr="00000000">
              <w:rPr>
                <w:sz w:val="20"/>
                <w:szCs w:val="20"/>
                <w:highlight w:val="yellow"/>
                <w:rtl w:val="0"/>
              </w:rPr>
              <w:t xml:space="preserve">Contract</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Integration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ins w:author="Royce Kok" w:id="0" w:date="2024-12-07T20:09:32Z">
              <w:r w:rsidDel="00000000" w:rsidR="00000000" w:rsidRPr="00000000">
                <w:rPr>
                  <w:sz w:val="20"/>
                  <w:szCs w:val="20"/>
                  <w:highlight w:val="white"/>
                  <w:rtl w:val="0"/>
                  <w:rPrChange w:author="Royce Kok" w:id="1" w:date="2024-12-07T20:09:32Z">
                    <w:rPr>
                      <w:sz w:val="20"/>
                      <w:szCs w:val="20"/>
                      <w:highlight w:val="white"/>
                    </w:rPr>
                  </w:rPrChange>
                </w:rPr>
                <w:t xml:space="preserve">Basic Storefront &amp; White Label Bundle</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ins w:author="Royce Kok" w:id="2" w:date="2024-12-07T20:09:34Z">
              <w:r w:rsidDel="00000000" w:rsidR="00000000" w:rsidRPr="00000000">
                <w:rPr>
                  <w:sz w:val="20"/>
                  <w:szCs w:val="20"/>
                  <w:highlight w:val="yellow"/>
                  <w:rtl w:val="0"/>
                </w:rPr>
                <w:t xml:space="preserve">TBD</w:t>
              </w:r>
            </w:ins>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ins w:author="Royce Kok" w:id="3" w:date="2024-12-07T20:09:54Z">
              <w:r w:rsidDel="00000000" w:rsidR="00000000" w:rsidRPr="00000000">
                <w:rPr>
                  <w:rFonts w:ascii="Roboto" w:cs="Roboto" w:eastAsia="Roboto" w:hAnsi="Roboto"/>
                  <w:color w:val="444746"/>
                  <w:sz w:val="21"/>
                  <w:szCs w:val="21"/>
                  <w:highlight w:val="white"/>
                  <w:rtl w:val="0"/>
                  <w:rPrChange w:author="Royce Kok" w:id="4" w:date="2024-12-07T20:09:54Z">
                    <w:rPr>
                      <w:sz w:val="20"/>
                      <w:szCs w:val="20"/>
                      <w:highlight w:val="yellow"/>
                    </w:rPr>
                  </w:rPrChange>
                </w:rPr>
                <w:t xml:space="preserve">First Year Signing Credit</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highlight w:val="yellow"/>
              </w:rPr>
              <w:pPrChange w:author="Royce Kok" w:id="0" w:date="2024-12-07T20:10:05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ins w:author="Royce Kok" w:id="5" w:date="2024-12-07T20:10:05Z">
              <w:r w:rsidDel="00000000" w:rsidR="00000000" w:rsidRPr="00000000">
                <w:rPr>
                  <w:rFonts w:ascii="Roboto" w:cs="Roboto" w:eastAsia="Roboto" w:hAnsi="Roboto"/>
                  <w:color w:val="444746"/>
                  <w:sz w:val="21"/>
                  <w:szCs w:val="21"/>
                  <w:highlight w:val="white"/>
                  <w:rtl w:val="0"/>
                  <w:rPrChange w:author="Royce Kok" w:id="6" w:date="2024-12-07T20:10:05Z">
                    <w:rPr>
                      <w:sz w:val="20"/>
                      <w:szCs w:val="20"/>
                      <w:highlight w:val="yellow"/>
                    </w:rPr>
                  </w:rPrChange>
                </w:rPr>
                <w:t xml:space="preserve">Year 1 Phase 1 Subscription Fee</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rtl w:val="0"/>
              </w:rPr>
            </w:r>
          </w:p>
        </w:tc>
      </w:tr>
      <w:tr>
        <w:trPr>
          <w:cantSplit w:val="0"/>
          <w:tblHeader w:val="0"/>
          <w:ins w:author="Royce Kok" w:id="7" w:date="2024-12-07T20:10:12Z"/>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ins w:author="Royce Kok" w:id="7" w:date="2024-12-07T20:10:12Z"/>
                <w:rFonts w:ascii="Roboto" w:cs="Roboto" w:eastAsia="Roboto" w:hAnsi="Roboto"/>
                <w:color w:val="444746"/>
                <w:sz w:val="21"/>
                <w:szCs w:val="21"/>
                <w:highlight w:val="white"/>
                <w:rPrChange w:author="Royce Kok" w:id="8" w:date="2024-12-07T20:10:12Z">
                  <w:rPr>
                    <w:sz w:val="20"/>
                    <w:szCs w:val="20"/>
                    <w:highlight w:val="yellow"/>
                  </w:rPr>
                </w:rPrChange>
              </w:rPr>
            </w:pPr>
            <w:ins w:author="Royce Kok" w:id="7" w:date="2024-12-07T20:10:12Z">
              <w:r w:rsidDel="00000000" w:rsidR="00000000" w:rsidRPr="00000000">
                <w:rPr>
                  <w:rFonts w:ascii="Roboto" w:cs="Roboto" w:eastAsia="Roboto" w:hAnsi="Roboto"/>
                  <w:color w:val="444746"/>
                  <w:sz w:val="21"/>
                  <w:szCs w:val="21"/>
                  <w:highlight w:val="white"/>
                  <w:rtl w:val="0"/>
                  <w:rPrChange w:author="Royce Kok" w:id="8" w:date="2024-12-07T20:10:12Z">
                    <w:rPr>
                      <w:sz w:val="20"/>
                      <w:szCs w:val="20"/>
                      <w:highlight w:val="yellow"/>
                    </w:rPr>
                  </w:rPrChange>
                </w:rPr>
                <w:t xml:space="preserve">Year 1 Phase 2 Subscription Fee</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yce Kok" w:id="7" w:date="2024-12-07T20:10:12Z"/>
                <w:sz w:val="20"/>
                <w:szCs w:val="20"/>
                <w:highlight w:val="yellow"/>
                <w:rPrChange w:author="Royce Kok" w:id="8" w:date="2024-12-07T20:10:12Z">
                  <w:rPr>
                    <w:sz w:val="20"/>
                    <w:szCs w:val="20"/>
                    <w:highlight w:val="yellow"/>
                  </w:rPr>
                </w:rPrChange>
              </w:rPr>
            </w:pPr>
            <w:ins w:author="Royce Kok" w:id="7" w:date="2024-12-07T20:10:12Z">
              <w:r w:rsidDel="00000000" w:rsidR="00000000" w:rsidRPr="00000000">
                <w:rPr>
                  <w:rtl w:val="0"/>
                </w:rPr>
              </w:r>
            </w:ins>
          </w:p>
        </w:tc>
      </w:tr>
      <w:tr>
        <w:trPr>
          <w:cantSplit w:val="0"/>
          <w:tblHeader w:val="0"/>
          <w:ins w:author="Royce Kok" w:id="7" w:date="2024-12-07T20:10:12Z"/>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ins w:author="Royce Kok" w:id="7" w:date="2024-12-07T20:10:12Z"/>
                <w:rFonts w:ascii="Roboto" w:cs="Roboto" w:eastAsia="Roboto" w:hAnsi="Roboto"/>
                <w:color w:val="444746"/>
                <w:sz w:val="21"/>
                <w:szCs w:val="21"/>
                <w:highlight w:val="white"/>
                <w:rPrChange w:author="Royce Kok" w:id="8" w:date="2024-12-07T20:10:12Z">
                  <w:rPr>
                    <w:sz w:val="20"/>
                    <w:szCs w:val="20"/>
                    <w:highlight w:val="yellow"/>
                  </w:rPr>
                </w:rPrChange>
              </w:rPr>
            </w:pPr>
            <w:ins w:author="Royce Kok" w:id="7" w:date="2024-12-07T20:10:12Z">
              <w:r w:rsidDel="00000000" w:rsidR="00000000" w:rsidRPr="00000000">
                <w:rPr>
                  <w:rFonts w:ascii="Roboto" w:cs="Roboto" w:eastAsia="Roboto" w:hAnsi="Roboto"/>
                  <w:color w:val="444746"/>
                  <w:sz w:val="21"/>
                  <w:szCs w:val="21"/>
                  <w:highlight w:val="white"/>
                  <w:rtl w:val="0"/>
                  <w:rPrChange w:author="Royce Kok" w:id="8" w:date="2024-12-07T20:10:12Z">
                    <w:rPr>
                      <w:sz w:val="20"/>
                      <w:szCs w:val="20"/>
                      <w:highlight w:val="yellow"/>
                    </w:rPr>
                  </w:rPrChange>
                </w:rPr>
                <w:t xml:space="preserve">Implementation Fee</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yce Kok" w:id="7" w:date="2024-12-07T20:10:12Z"/>
                <w:sz w:val="20"/>
                <w:szCs w:val="20"/>
                <w:highlight w:val="yellow"/>
                <w:rPrChange w:author="Royce Kok" w:id="8" w:date="2024-12-07T20:10:12Z">
                  <w:rPr>
                    <w:sz w:val="20"/>
                    <w:szCs w:val="20"/>
                    <w:highlight w:val="yellow"/>
                  </w:rPr>
                </w:rPrChange>
              </w:rPr>
            </w:pPr>
            <w:ins w:author="Royce Kok" w:id="7" w:date="2024-12-07T20:10:12Z">
              <w:r w:rsidDel="00000000" w:rsidR="00000000" w:rsidRPr="00000000">
                <w:rPr>
                  <w:rtl w:val="0"/>
                </w:rPr>
              </w:r>
            </w:ins>
          </w:p>
        </w:tc>
      </w:tr>
    </w:tbl>
    <w:p w:rsidR="00000000" w:rsidDel="00000000" w:rsidP="00000000" w:rsidRDefault="00000000" w:rsidRPr="00000000" w14:paraId="0000006C">
      <w:pPr>
        <w:ind w:left="0" w:firstLine="0"/>
        <w:rPr>
          <w:sz w:val="20"/>
          <w:szCs w:val="20"/>
          <w:highlight w:val="yellow"/>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tab/>
      </w:r>
    </w:p>
    <w:p w:rsidR="00000000" w:rsidDel="00000000" w:rsidP="00000000" w:rsidRDefault="00000000" w:rsidRPr="00000000" w14:paraId="00000070">
      <w:pPr>
        <w:ind w:left="0" w:firstLine="0"/>
        <w:rPr>
          <w:sz w:val="20"/>
          <w:szCs w:val="20"/>
          <w:highlight w:val="yellow"/>
        </w:rPr>
      </w:pPr>
      <w:r w:rsidDel="00000000" w:rsidR="00000000" w:rsidRPr="00000000">
        <w:rPr>
          <w:rtl w:val="0"/>
        </w:rPr>
      </w:r>
    </w:p>
    <w:p w:rsidR="00000000" w:rsidDel="00000000" w:rsidP="00000000" w:rsidRDefault="00000000" w:rsidRPr="00000000" w14:paraId="00000071">
      <w:pPr>
        <w:ind w:left="0" w:firstLine="0"/>
        <w:rPr>
          <w:sz w:val="20"/>
          <w:szCs w:val="20"/>
        </w:rPr>
      </w:pP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7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4">
      <w:pPr>
        <w:numPr>
          <w:ilvl w:val="0"/>
          <w:numId w:val="4"/>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75">
      <w:pPr>
        <w:numPr>
          <w:ilvl w:val="0"/>
          <w:numId w:val="4"/>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76">
      <w:pPr>
        <w:numPr>
          <w:ilvl w:val="1"/>
          <w:numId w:val="4"/>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77">
      <w:pPr>
        <w:numPr>
          <w:ilvl w:val="2"/>
          <w:numId w:val="4"/>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78">
      <w:pPr>
        <w:numPr>
          <w:ilvl w:val="2"/>
          <w:numId w:val="4"/>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79">
      <w:pPr>
        <w:numPr>
          <w:ilvl w:val="2"/>
          <w:numId w:val="4"/>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7A">
      <w:pPr>
        <w:ind w:left="720" w:firstLine="0"/>
        <w:rPr>
          <w:sz w:val="20"/>
          <w:szCs w:val="20"/>
          <w:highlight w:val="yellow"/>
        </w:rPr>
      </w:pPr>
      <w:r w:rsidDel="00000000" w:rsidR="00000000" w:rsidRPr="00000000">
        <w:rPr>
          <w:rtl w:val="0"/>
        </w:rPr>
      </w:r>
    </w:p>
    <w:p w:rsidR="00000000" w:rsidDel="00000000" w:rsidP="00000000" w:rsidRDefault="00000000" w:rsidRPr="00000000" w14:paraId="0000007B">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7C">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7D">
      <w:pPr>
        <w:numPr>
          <w:ilvl w:val="1"/>
          <w:numId w:val="7"/>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7E">
      <w:pPr>
        <w:numPr>
          <w:ilvl w:val="1"/>
          <w:numId w:val="7"/>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7F">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80">
      <w:pPr>
        <w:numPr>
          <w:ilvl w:val="0"/>
          <w:numId w:val="2"/>
        </w:numPr>
        <w:ind w:left="720" w:hanging="360"/>
        <w:rPr>
          <w:sz w:val="20"/>
          <w:szCs w:val="20"/>
        </w:rPr>
      </w:pPr>
      <w:r w:rsidDel="00000000" w:rsidR="00000000" w:rsidRPr="00000000">
        <w:rPr>
          <w:sz w:val="20"/>
          <w:szCs w:val="20"/>
          <w:rtl w:val="0"/>
        </w:rPr>
        <w:t xml:space="preserve">Salesforce Integration</w:t>
      </w:r>
    </w:p>
    <w:p w:rsidR="00000000" w:rsidDel="00000000" w:rsidP="00000000" w:rsidRDefault="00000000" w:rsidRPr="00000000" w14:paraId="00000081">
      <w:pPr>
        <w:numPr>
          <w:ilvl w:val="1"/>
          <w:numId w:val="2"/>
        </w:numPr>
        <w:ind w:left="1440" w:hanging="360"/>
        <w:rPr>
          <w:sz w:val="20"/>
          <w:szCs w:val="20"/>
        </w:rPr>
      </w:pPr>
      <w:r w:rsidDel="00000000" w:rsidR="00000000" w:rsidRPr="00000000">
        <w:rPr>
          <w:sz w:val="20"/>
          <w:szCs w:val="20"/>
          <w:rtl w:val="0"/>
        </w:rPr>
        <w:t xml:space="preserve">What is it: Push invoice status back to SFDC</w:t>
      </w:r>
    </w:p>
    <w:p w:rsidR="00000000" w:rsidDel="00000000" w:rsidP="00000000" w:rsidRDefault="00000000" w:rsidRPr="00000000" w14:paraId="00000082">
      <w:pPr>
        <w:numPr>
          <w:ilvl w:val="1"/>
          <w:numId w:val="2"/>
        </w:numPr>
        <w:ind w:left="1440" w:hanging="360"/>
        <w:rPr>
          <w:sz w:val="20"/>
          <w:szCs w:val="20"/>
        </w:rPr>
      </w:pPr>
      <w:r w:rsidDel="00000000" w:rsidR="00000000" w:rsidRPr="00000000">
        <w:rPr>
          <w:sz w:val="20"/>
          <w:szCs w:val="20"/>
          <w:rtl w:val="0"/>
        </w:rPr>
        <w:t xml:space="preserve">Why it's important: Want CSMs to have insight into customer status</w:t>
      </w:r>
    </w:p>
    <w:p w:rsidR="00000000" w:rsidDel="00000000" w:rsidP="00000000" w:rsidRDefault="00000000" w:rsidRPr="00000000" w14:paraId="00000083">
      <w:pPr>
        <w:numPr>
          <w:ilvl w:val="1"/>
          <w:numId w:val="2"/>
        </w:numPr>
        <w:ind w:left="1440" w:hanging="360"/>
        <w:rPr>
          <w:sz w:val="20"/>
          <w:szCs w:val="20"/>
        </w:rPr>
      </w:pPr>
      <w:r w:rsidDel="00000000" w:rsidR="00000000" w:rsidRPr="00000000">
        <w:rPr>
          <w:sz w:val="20"/>
          <w:szCs w:val="20"/>
          <w:rtl w:val="0"/>
        </w:rPr>
        <w:t xml:space="preserve">Urgency: Q1</w:t>
      </w:r>
    </w:p>
    <w:p w:rsidR="00000000" w:rsidDel="00000000" w:rsidP="00000000" w:rsidRDefault="00000000" w:rsidRPr="00000000" w14:paraId="00000084">
      <w:pPr>
        <w:ind w:left="0" w:firstLine="0"/>
        <w:rPr>
          <w:sz w:val="20"/>
          <w:szCs w:val="20"/>
        </w:rPr>
      </w:pPr>
      <w:r w:rsidDel="00000000" w:rsidR="00000000" w:rsidRPr="00000000">
        <w:rPr>
          <w:rtl w:val="0"/>
        </w:rPr>
      </w:r>
    </w:p>
    <w:p w:rsidR="00000000" w:rsidDel="00000000" w:rsidP="00000000" w:rsidRDefault="00000000" w:rsidRPr="00000000" w14:paraId="00000085">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r w:rsidDel="00000000" w:rsidR="00000000" w:rsidRPr="00000000">
        <w:rPr>
          <w:rtl w:val="0"/>
        </w:rPr>
      </w:r>
    </w:p>
    <w:p w:rsidR="00000000" w:rsidDel="00000000" w:rsidP="00000000" w:rsidRDefault="00000000" w:rsidRPr="00000000" w14:paraId="00000086">
      <w:pPr>
        <w:numPr>
          <w:ilvl w:val="0"/>
          <w:numId w:val="2"/>
        </w:numPr>
        <w:ind w:left="720" w:hanging="360"/>
        <w:rPr>
          <w:sz w:val="20"/>
          <w:szCs w:val="20"/>
        </w:rPr>
      </w:pPr>
      <w:r w:rsidDel="00000000" w:rsidR="00000000" w:rsidRPr="00000000">
        <w:rPr>
          <w:sz w:val="20"/>
          <w:szCs w:val="20"/>
          <w:rtl w:val="0"/>
        </w:rPr>
        <w:t xml:space="preserve">Dec 23, 2023: </w:t>
      </w:r>
      <w:hyperlink r:id="rId12">
        <w:r w:rsidDel="00000000" w:rsidR="00000000" w:rsidRPr="00000000">
          <w:rPr>
            <w:color w:val="1155cc"/>
            <w:sz w:val="20"/>
            <w:szCs w:val="20"/>
            <w:u w:val="single"/>
            <w:rtl w:val="0"/>
          </w:rPr>
          <w:t xml:space="preserve">First Call</w:t>
        </w:r>
      </w:hyperlink>
      <w:r w:rsidDel="00000000" w:rsidR="00000000" w:rsidRPr="00000000">
        <w:rPr>
          <w:sz w:val="20"/>
          <w:szCs w:val="20"/>
          <w:rtl w:val="0"/>
        </w:rPr>
        <w:t xml:space="preserve">: </w:t>
      </w:r>
    </w:p>
    <w:p w:rsidR="00000000" w:rsidDel="00000000" w:rsidP="00000000" w:rsidRDefault="00000000" w:rsidRPr="00000000" w14:paraId="00000087">
      <w:pPr>
        <w:numPr>
          <w:ilvl w:val="0"/>
          <w:numId w:val="2"/>
        </w:numPr>
        <w:ind w:left="720" w:hanging="360"/>
        <w:rPr>
          <w:sz w:val="20"/>
          <w:szCs w:val="20"/>
        </w:rPr>
      </w:pPr>
      <w:r w:rsidDel="00000000" w:rsidR="00000000" w:rsidRPr="00000000">
        <w:rPr>
          <w:sz w:val="20"/>
          <w:szCs w:val="20"/>
          <w:rtl w:val="0"/>
        </w:rPr>
        <w:t xml:space="preserve">April 18:</w:t>
      </w:r>
      <w:hyperlink r:id="rId13">
        <w:r w:rsidDel="00000000" w:rsidR="00000000" w:rsidRPr="00000000">
          <w:rPr>
            <w:color w:val="1155cc"/>
            <w:sz w:val="20"/>
            <w:szCs w:val="20"/>
            <w:u w:val="single"/>
            <w:rtl w:val="0"/>
          </w:rPr>
          <w:t xml:space="preserve"> Netsuite Scoping</w:t>
        </w:r>
      </w:hyperlink>
      <w:r w:rsidDel="00000000" w:rsidR="00000000" w:rsidRPr="00000000">
        <w:rPr>
          <w:rtl w:val="0"/>
        </w:rPr>
      </w:r>
    </w:p>
    <w:p w:rsidR="00000000" w:rsidDel="00000000" w:rsidP="00000000" w:rsidRDefault="00000000" w:rsidRPr="00000000" w14:paraId="00000088">
      <w:pPr>
        <w:numPr>
          <w:ilvl w:val="0"/>
          <w:numId w:val="2"/>
        </w:numPr>
        <w:ind w:left="720" w:hanging="360"/>
        <w:rPr>
          <w:sz w:val="20"/>
          <w:szCs w:val="20"/>
        </w:rPr>
      </w:pPr>
      <w:r w:rsidDel="00000000" w:rsidR="00000000" w:rsidRPr="00000000">
        <w:rPr>
          <w:sz w:val="20"/>
          <w:szCs w:val="20"/>
          <w:rtl w:val="0"/>
        </w:rPr>
        <w:t xml:space="preserve">July 10: </w:t>
      </w:r>
      <w:hyperlink r:id="rId14">
        <w:r w:rsidDel="00000000" w:rsidR="00000000" w:rsidRPr="00000000">
          <w:rPr>
            <w:color w:val="1155cc"/>
            <w:sz w:val="20"/>
            <w:szCs w:val="20"/>
            <w:u w:val="single"/>
            <w:rtl w:val="0"/>
          </w:rPr>
          <w:t xml:space="preserve">Prep for Custom Demo</w:t>
        </w:r>
      </w:hyperlink>
      <w:r w:rsidDel="00000000" w:rsidR="00000000" w:rsidRPr="00000000">
        <w:rPr>
          <w:rtl w:val="0"/>
        </w:rPr>
      </w:r>
    </w:p>
    <w:p w:rsidR="00000000" w:rsidDel="00000000" w:rsidP="00000000" w:rsidRDefault="00000000" w:rsidRPr="00000000" w14:paraId="00000089">
      <w:pPr>
        <w:numPr>
          <w:ilvl w:val="0"/>
          <w:numId w:val="2"/>
        </w:numPr>
        <w:ind w:left="720" w:hanging="360"/>
        <w:rPr>
          <w:sz w:val="20"/>
          <w:szCs w:val="20"/>
        </w:rPr>
      </w:pPr>
      <w:r w:rsidDel="00000000" w:rsidR="00000000" w:rsidRPr="00000000">
        <w:rPr>
          <w:sz w:val="20"/>
          <w:szCs w:val="20"/>
          <w:rtl w:val="0"/>
        </w:rPr>
        <w:t xml:space="preserve">July 11: </w:t>
      </w:r>
      <w:hyperlink r:id="rId15">
        <w:r w:rsidDel="00000000" w:rsidR="00000000" w:rsidRPr="00000000">
          <w:rPr>
            <w:color w:val="1155cc"/>
            <w:sz w:val="20"/>
            <w:szCs w:val="20"/>
            <w:u w:val="single"/>
            <w:rtl w:val="0"/>
          </w:rPr>
          <w:t xml:space="preserve">Custom Demo</w:t>
        </w:r>
      </w:hyperlink>
      <w:r w:rsidDel="00000000" w:rsidR="00000000" w:rsidRPr="00000000">
        <w:rPr>
          <w:rtl w:val="0"/>
        </w:rPr>
      </w:r>
    </w:p>
    <w:p w:rsidR="00000000" w:rsidDel="00000000" w:rsidP="00000000" w:rsidRDefault="00000000" w:rsidRPr="00000000" w14:paraId="0000008A">
      <w:pPr>
        <w:numPr>
          <w:ilvl w:val="0"/>
          <w:numId w:val="2"/>
        </w:numPr>
        <w:ind w:left="720" w:hanging="360"/>
        <w:rPr>
          <w:sz w:val="20"/>
          <w:szCs w:val="20"/>
        </w:rPr>
      </w:pPr>
      <w:r w:rsidDel="00000000" w:rsidR="00000000" w:rsidRPr="00000000">
        <w:rPr>
          <w:sz w:val="20"/>
          <w:szCs w:val="20"/>
          <w:rtl w:val="0"/>
        </w:rPr>
        <w:t xml:space="preserve">July 17: </w:t>
      </w:r>
      <w:hyperlink r:id="rId16">
        <w:r w:rsidDel="00000000" w:rsidR="00000000" w:rsidRPr="00000000">
          <w:rPr>
            <w:color w:val="1155cc"/>
            <w:sz w:val="20"/>
            <w:szCs w:val="20"/>
            <w:u w:val="single"/>
            <w:rtl w:val="0"/>
          </w:rPr>
          <w:t xml:space="preserve">Proposal Review (Rev Rec Historical Convo)</w:t>
        </w:r>
      </w:hyperlink>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shni Walia" w:id="0" w:date="2024-10-12T14:07:34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@royce@tabsplatform.com should we only add description in case the item name is different from what is in the contract to avoid any redundancy here? I can make the changes in the MIS once you sign off</w:t>
      </w:r>
    </w:p>
  </w:comment>
  <w:comment w:author="Royce Kok" w:id="1" w:date="2024-12-06T17:06:41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correct. cc: @chirag@tabsplatform.com</w:t>
      </w:r>
    </w:p>
  </w:comment>
  <w:comment w:author="Chirag Manyapu" w:id="2" w:date="2024-12-06T17:02:56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items do not 100% map to item name. Please compile integration mapping so TechOps can properly calibrate these contracts. Thank you! @rkok@tabsplatform.com</w:t>
      </w:r>
    </w:p>
  </w:comment>
  <w:comment w:author="Royce Kok" w:id="3" w:date="2024-12-06T17:07:07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call out. Can you please help pulled the examples in the contract please? I can fill in the integration item mapping and confirm with merchant if needed.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Chirag Manyapu reacted with 👍 at 2024-12-06 17:10 PM</w:t>
      </w:r>
    </w:p>
  </w:comment>
  <w:comment w:author="Chirag Manyapu" w:id="4" w:date="2024-12-06T17:14:22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integrations items for the following: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Subscription Fee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Year Signing Credit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 1 Phase 1 Subscription Fee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 1 Phase 2 Subscription Fee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 Fee</w:t>
      </w:r>
    </w:p>
  </w:comment>
  <w:comment w:author="Chirag Manyapu" w:id="5" w:date="2024-12-06T16:06:46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@rkok@tabsplatform.com @gssuri@tabsplatform.com For Implementation Fee I am setting the integration item as  Professional Services</w:t>
      </w:r>
    </w:p>
  </w:comment>
  <w:comment w:author="Chirag Manyapu" w:id="6" w:date="2024-12-06T16:11:09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Unsure what integration item corresponds to Subscription Fee. Is it Basic Storefront here? @rkok@tabsplatform.com @matt@tabs.inc @gssuri@tabsplatform.com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tabs.rewatch.com/video/vb2ka779wqzd0k5b-knowde-tabs-netsuite-scoping-april-18-2024" TargetMode="External"/><Relationship Id="rId12" Type="http://schemas.openxmlformats.org/officeDocument/2006/relationships/hyperlink" Target="https://tabs.rewatch.com/video/0o3uqtpvpe8swtku-griffin-and-rebecca-schwartz-tabs-december-21-202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arage.tabsplatform.com/prod/contracts/d6cf5ee9-6870-40d3-92a1-6de579e454bf/terms/revenue" TargetMode="External"/><Relationship Id="rId15" Type="http://schemas.openxmlformats.org/officeDocument/2006/relationships/hyperlink" Target="https://tabs.rewatch.com/video/oupeu63smn9h7537-tabs-knowde-demo-july-11-2024" TargetMode="External"/><Relationship Id="rId14" Type="http://schemas.openxmlformats.org/officeDocument/2006/relationships/hyperlink" Target="https://tabs.rewatch.com/autocomplete/redirect_search?terms%5B%5D=Griffin&amp;url=%252Fvideo%252Fh3egyqunsuuqag9x-griffin-rebecca-quick-sync-july-10-2024" TargetMode="External"/><Relationship Id="rId17" Type="http://schemas.openxmlformats.org/officeDocument/2006/relationships/header" Target="header1.xml"/><Relationship Id="rId16" Type="http://schemas.openxmlformats.org/officeDocument/2006/relationships/hyperlink" Target="https://tabs.rewatch.com/video/lofdaicdwj54fubr-tabs-knowde-proposal-review-july-17-2024"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hyperlink" Target="mailto:brian.young@knowde.com" TargetMode="External"/><Relationship Id="rId8" Type="http://schemas.openxmlformats.org/officeDocument/2006/relationships/hyperlink" Target="mailto:aleks@knowd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